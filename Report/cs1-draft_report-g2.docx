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249B4" w14:textId="77777777" w:rsidR="003735F8" w:rsidRDefault="004E0E58">
      <w:pPr>
        <w:pStyle w:val="Title"/>
      </w:pPr>
      <w:commentRangeStart w:id="0"/>
      <w:r>
        <w:t>Predict</w:t>
      </w:r>
      <w:r>
        <w:rPr>
          <w:spacing w:val="-2"/>
        </w:rPr>
        <w:t xml:space="preserve"> </w:t>
      </w:r>
      <w:r>
        <w:t>“peak</w:t>
      </w:r>
      <w:r>
        <w:rPr>
          <w:spacing w:val="-1"/>
        </w:rPr>
        <w:t xml:space="preserve"> </w:t>
      </w:r>
      <w:r>
        <w:t>bloom</w:t>
      </w:r>
      <w:r>
        <w:rPr>
          <w:spacing w:val="-3"/>
        </w:rPr>
        <w:t xml:space="preserve"> </w:t>
      </w:r>
      <w:r>
        <w:t>date”</w:t>
      </w:r>
      <w:r>
        <w:rPr>
          <w:spacing w:val="-1"/>
        </w:rPr>
        <w:t xml:space="preserve"> </w:t>
      </w:r>
      <w:r>
        <w:t>for</w:t>
      </w:r>
      <w:r>
        <w:rPr>
          <w:spacing w:val="-2"/>
        </w:rPr>
        <w:t xml:space="preserve"> </w:t>
      </w:r>
      <w:r>
        <w:t>cherry</w:t>
      </w:r>
      <w:r>
        <w:rPr>
          <w:spacing w:val="-1"/>
        </w:rPr>
        <w:t xml:space="preserve"> </w:t>
      </w:r>
      <w:r>
        <w:t>trees</w:t>
      </w:r>
      <w:r>
        <w:rPr>
          <w:spacing w:val="-2"/>
        </w:rPr>
        <w:t xml:space="preserve"> </w:t>
      </w:r>
      <w:r>
        <w:t>in</w:t>
      </w:r>
      <w:r>
        <w:rPr>
          <w:spacing w:val="-1"/>
        </w:rPr>
        <w:t xml:space="preserve"> </w:t>
      </w:r>
      <w:commentRangeStart w:id="1"/>
      <w:r>
        <w:t>4</w:t>
      </w:r>
      <w:commentRangeEnd w:id="1"/>
      <w:r w:rsidR="00085729">
        <w:rPr>
          <w:rStyle w:val="CommentReference"/>
          <w:b w:val="0"/>
          <w:bCs w:val="0"/>
        </w:rPr>
        <w:commentReference w:id="1"/>
      </w:r>
      <w:r>
        <w:rPr>
          <w:spacing w:val="-1"/>
        </w:rPr>
        <w:t xml:space="preserve"> </w:t>
      </w:r>
      <w:r>
        <w:t>different</w:t>
      </w:r>
      <w:r>
        <w:rPr>
          <w:spacing w:val="-2"/>
        </w:rPr>
        <w:t xml:space="preserve"> </w:t>
      </w:r>
      <w:r>
        <w:t>locations</w:t>
      </w:r>
      <w:commentRangeEnd w:id="0"/>
      <w:r w:rsidR="00085729">
        <w:rPr>
          <w:rStyle w:val="CommentReference"/>
          <w:b w:val="0"/>
          <w:bCs w:val="0"/>
        </w:rPr>
        <w:commentReference w:id="0"/>
      </w:r>
    </w:p>
    <w:p w14:paraId="46A24EA4" w14:textId="77777777" w:rsidR="003735F8" w:rsidRDefault="004E0E58">
      <w:pPr>
        <w:pStyle w:val="Heading1"/>
        <w:spacing w:before="318"/>
      </w:pPr>
      <w:commentRangeStart w:id="2"/>
      <w:r>
        <w:t>Summary</w:t>
      </w:r>
      <w:commentRangeEnd w:id="2"/>
      <w:r w:rsidR="00085729">
        <w:rPr>
          <w:rStyle w:val="CommentReference"/>
          <w:b w:val="0"/>
          <w:bCs w:val="0"/>
        </w:rPr>
        <w:commentReference w:id="2"/>
      </w:r>
    </w:p>
    <w:p w14:paraId="5BAFB1A8" w14:textId="77777777" w:rsidR="003735F8" w:rsidRDefault="003735F8">
      <w:pPr>
        <w:pStyle w:val="BodyText"/>
        <w:spacing w:before="2"/>
        <w:rPr>
          <w:b/>
          <w:sz w:val="28"/>
        </w:rPr>
      </w:pPr>
    </w:p>
    <w:p w14:paraId="2D0EAAD4" w14:textId="43DAE720" w:rsidR="00085729" w:rsidRDefault="004E0E58">
      <w:pPr>
        <w:pStyle w:val="BodyText"/>
        <w:ind w:left="100" w:right="1404"/>
        <w:rPr>
          <w:ins w:id="3" w:author="J A" w:date="2022-03-09T22:57:00Z"/>
        </w:rPr>
      </w:pPr>
      <w:commentRangeStart w:id="4"/>
      <w:commentRangeStart w:id="5"/>
      <w:r>
        <w:t xml:space="preserve">Because </w:t>
      </w:r>
      <w:commentRangeEnd w:id="5"/>
      <w:r w:rsidR="00085729">
        <w:rPr>
          <w:rStyle w:val="CommentReference"/>
        </w:rPr>
        <w:commentReference w:id="5"/>
      </w:r>
      <w:r>
        <w:t xml:space="preserve">cherry blossoms </w:t>
      </w:r>
      <w:commentRangeStart w:id="6"/>
      <w:r>
        <w:t xml:space="preserve">don't </w:t>
      </w:r>
      <w:commentRangeEnd w:id="6"/>
      <w:r w:rsidR="00085729">
        <w:rPr>
          <w:rStyle w:val="CommentReference"/>
        </w:rPr>
        <w:commentReference w:id="6"/>
      </w:r>
      <w:r>
        <w:t>last long</w:t>
      </w:r>
      <w:commentRangeEnd w:id="4"/>
      <w:r w:rsidR="00085729">
        <w:rPr>
          <w:rStyle w:val="CommentReference"/>
        </w:rPr>
        <w:commentReference w:id="4"/>
      </w:r>
      <w:r>
        <w:t xml:space="preserve">, forecasting the number of cherry blossom days is </w:t>
      </w:r>
      <w:commentRangeStart w:id="7"/>
      <w:r>
        <w:t xml:space="preserve">very </w:t>
      </w:r>
      <w:commentRangeEnd w:id="7"/>
      <w:r w:rsidR="00085729">
        <w:rPr>
          <w:rStyle w:val="CommentReference"/>
        </w:rPr>
        <w:commentReference w:id="7"/>
      </w:r>
      <w:r>
        <w:t>important</w:t>
      </w:r>
      <w:r>
        <w:rPr>
          <w:spacing w:val="-52"/>
        </w:rPr>
        <w:t xml:space="preserve"> </w:t>
      </w:r>
      <w:r>
        <w:t xml:space="preserve">for </w:t>
      </w:r>
      <w:commentRangeStart w:id="8"/>
      <w:r>
        <w:t xml:space="preserve">a country </w:t>
      </w:r>
      <w:commentRangeEnd w:id="8"/>
      <w:r w:rsidR="00085729">
        <w:rPr>
          <w:rStyle w:val="CommentReference"/>
        </w:rPr>
        <w:commentReference w:id="8"/>
      </w:r>
      <w:r>
        <w:t xml:space="preserve">to attract tourists. </w:t>
      </w:r>
      <w:commentRangeStart w:id="9"/>
      <w:del w:id="10" w:author="J A" w:date="2022-03-09T22:26:00Z">
        <w:r w:rsidDel="00085729">
          <w:delText xml:space="preserve">When we read some literature, </w:delText>
        </w:r>
      </w:del>
      <w:commentRangeEnd w:id="9"/>
      <w:r w:rsidR="00085729">
        <w:rPr>
          <w:rStyle w:val="CommentReference"/>
        </w:rPr>
        <w:commentReference w:id="9"/>
      </w:r>
      <w:commentRangeStart w:id="11"/>
      <w:r>
        <w:t>most of them propose that temperature is</w:t>
      </w:r>
      <w:r>
        <w:rPr>
          <w:spacing w:val="1"/>
        </w:rPr>
        <w:t xml:space="preserve"> </w:t>
      </w:r>
      <w:r>
        <w:t>the main effect of cherry blossom bloom</w:t>
      </w:r>
      <w:commentRangeEnd w:id="11"/>
      <w:r w:rsidR="00085729">
        <w:rPr>
          <w:rStyle w:val="CommentReference"/>
        </w:rPr>
        <w:commentReference w:id="11"/>
      </w:r>
      <w:r>
        <w:t>.</w:t>
      </w:r>
      <w:r>
        <w:t xml:space="preserve"> </w:t>
      </w:r>
      <w:commentRangeStart w:id="12"/>
      <w:ins w:id="13" w:author="J A" w:date="2022-03-09T22:56:00Z">
        <w:r w:rsidR="00085729">
          <w:t>Other studies have suggested</w:t>
        </w:r>
      </w:ins>
      <w:ins w:id="14" w:author="J A" w:date="2022-03-09T23:01:00Z">
        <w:r w:rsidR="00085729">
          <w:t xml:space="preserve"> that</w:t>
        </w:r>
      </w:ins>
      <w:ins w:id="15" w:author="J A" w:date="2022-03-09T22:56:00Z">
        <w:r w:rsidR="00085729">
          <w:t xml:space="preserve"> other climatic variables </w:t>
        </w:r>
      </w:ins>
      <w:ins w:id="16" w:author="J A" w:date="2022-03-09T23:01:00Z">
        <w:r w:rsidR="00085729">
          <w:t xml:space="preserve">such as [blah, blah, blah] </w:t>
        </w:r>
      </w:ins>
      <w:ins w:id="17" w:author="J A" w:date="2022-03-09T22:56:00Z">
        <w:r w:rsidR="00085729">
          <w:t>may play a role in the timing of cherry tree blossoming.</w:t>
        </w:r>
      </w:ins>
      <w:ins w:id="18" w:author="J A" w:date="2022-03-09T23:01:00Z">
        <w:r w:rsidR="00085729">
          <w:t>[citation]</w:t>
        </w:r>
      </w:ins>
      <w:ins w:id="19" w:author="J A" w:date="2022-03-09T22:56:00Z">
        <w:r w:rsidR="00085729">
          <w:t xml:space="preserve"> </w:t>
        </w:r>
      </w:ins>
      <w:ins w:id="20" w:author="J A" w:date="2022-03-09T22:59:00Z">
        <w:r w:rsidR="00085729">
          <w:t xml:space="preserve">It is of interest to investigate whether the timing of peak bloom </w:t>
        </w:r>
      </w:ins>
      <w:ins w:id="21" w:author="J A" w:date="2022-03-09T23:02:00Z">
        <w:r w:rsidR="00085729">
          <w:t>can be accurately predicted from weather and climatic variables</w:t>
        </w:r>
      </w:ins>
      <w:ins w:id="22" w:author="J A" w:date="2022-03-09T23:03:00Z">
        <w:r w:rsidR="00085729">
          <w:t xml:space="preserve">. </w:t>
        </w:r>
      </w:ins>
      <w:ins w:id="23" w:author="J A" w:date="2022-03-09T23:04:00Z">
        <w:r w:rsidR="00085729">
          <w:t xml:space="preserve">Data </w:t>
        </w:r>
      </w:ins>
      <w:ins w:id="24" w:author="J A" w:date="2022-03-09T23:05:00Z">
        <w:r w:rsidR="00085729">
          <w:t xml:space="preserve">on </w:t>
        </w:r>
      </w:ins>
      <w:ins w:id="25" w:author="J A" w:date="2022-03-09T23:04:00Z">
        <w:r w:rsidR="00085729">
          <w:t xml:space="preserve">weather and the timing of peak bloom </w:t>
        </w:r>
      </w:ins>
      <w:ins w:id="26" w:author="J A" w:date="2022-03-09T23:05:00Z">
        <w:r w:rsidR="00085729">
          <w:t>was collected for three different sites: Kyoto, Japan</w:t>
        </w:r>
      </w:ins>
      <w:ins w:id="27" w:author="J A" w:date="2022-03-09T23:43:00Z">
        <w:r w:rsidR="00085729">
          <w:t>;</w:t>
        </w:r>
      </w:ins>
      <w:ins w:id="28" w:author="J A" w:date="2022-03-09T23:05:00Z">
        <w:r w:rsidR="00085729">
          <w:t xml:space="preserve"> Liestal, Switzerland</w:t>
        </w:r>
      </w:ins>
      <w:ins w:id="29" w:author="J A" w:date="2022-03-09T23:43:00Z">
        <w:r w:rsidR="00085729">
          <w:t>;</w:t>
        </w:r>
      </w:ins>
      <w:ins w:id="30" w:author="J A" w:date="2022-03-09T23:05:00Z">
        <w:r w:rsidR="00085729">
          <w:t xml:space="preserve"> and Washington, DC, USA. </w:t>
        </w:r>
      </w:ins>
      <w:ins w:id="31" w:author="J A" w:date="2022-03-09T22:57:00Z">
        <w:r w:rsidR="00085729">
          <w:t xml:space="preserve">To </w:t>
        </w:r>
      </w:ins>
      <w:ins w:id="32" w:author="J A" w:date="2022-03-09T22:58:00Z">
        <w:r w:rsidR="00085729">
          <w:t>predict the timing of peak bloom</w:t>
        </w:r>
      </w:ins>
      <w:ins w:id="33" w:author="J A" w:date="2022-03-09T23:41:00Z">
        <w:r w:rsidR="00085729">
          <w:t xml:space="preserve"> for the three locations</w:t>
        </w:r>
      </w:ins>
      <w:ins w:id="34" w:author="J A" w:date="2022-03-09T23:06:00Z">
        <w:r w:rsidR="00085729">
          <w:t>,</w:t>
        </w:r>
      </w:ins>
      <w:ins w:id="35" w:author="J A" w:date="2022-03-09T23:08:00Z">
        <w:r w:rsidR="00085729">
          <w:t xml:space="preserve"> </w:t>
        </w:r>
      </w:ins>
      <w:ins w:id="36" w:author="J A" w:date="2022-03-09T23:42:00Z">
        <w:r w:rsidR="00085729">
          <w:t xml:space="preserve">non-seasonal </w:t>
        </w:r>
      </w:ins>
      <w:ins w:id="37" w:author="J A" w:date="2022-03-09T23:08:00Z">
        <w:r w:rsidR="00085729">
          <w:t>autoregressive integra</w:t>
        </w:r>
      </w:ins>
      <w:ins w:id="38" w:author="J A" w:date="2022-03-09T23:09:00Z">
        <w:r w:rsidR="00085729">
          <w:t>ted moving average (ARIMA)</w:t>
        </w:r>
      </w:ins>
      <w:ins w:id="39" w:author="J A" w:date="2022-03-09T23:40:00Z">
        <w:r w:rsidR="00085729">
          <w:t xml:space="preserve"> and </w:t>
        </w:r>
      </w:ins>
      <w:ins w:id="40" w:author="J A" w:date="2022-03-09T23:41:00Z">
        <w:r w:rsidR="00085729">
          <w:t>time series linear</w:t>
        </w:r>
      </w:ins>
      <w:ins w:id="41" w:author="J A" w:date="2022-03-09T23:09:00Z">
        <w:r w:rsidR="00085729">
          <w:t xml:space="preserve"> models </w:t>
        </w:r>
      </w:ins>
      <w:ins w:id="42" w:author="J A" w:date="2022-03-09T23:41:00Z">
        <w:r w:rsidR="00085729">
          <w:t xml:space="preserve">(TSLM) </w:t>
        </w:r>
      </w:ins>
      <w:ins w:id="43" w:author="J A" w:date="2022-03-09T23:09:00Z">
        <w:r w:rsidR="00085729">
          <w:t>were fit to the data.</w:t>
        </w:r>
      </w:ins>
      <w:ins w:id="44" w:author="J A" w:date="2022-03-09T23:06:00Z">
        <w:r w:rsidR="00085729">
          <w:t xml:space="preserve"> </w:t>
        </w:r>
      </w:ins>
      <w:ins w:id="45" w:author="J A" w:date="2022-03-09T23:42:00Z">
        <w:r w:rsidR="00085729">
          <w:t>Forecasts for peak bloom dates</w:t>
        </w:r>
      </w:ins>
      <w:ins w:id="46" w:author="J A" w:date="2022-03-09T23:43:00Z">
        <w:r w:rsidR="00085729">
          <w:t xml:space="preserve"> for 2022-2032 were </w:t>
        </w:r>
      </w:ins>
      <w:ins w:id="47" w:author="J A" w:date="2022-03-09T23:44:00Z">
        <w:r w:rsidR="00085729">
          <w:t xml:space="preserve">extrapolated from the best fitting models using weather data forecasted from seasonal </w:t>
        </w:r>
      </w:ins>
      <w:ins w:id="48" w:author="J A" w:date="2022-03-09T23:45:00Z">
        <w:r w:rsidR="00085729">
          <w:t>ARIMA models (SARIMA)</w:t>
        </w:r>
      </w:ins>
      <w:ins w:id="49" w:author="J A" w:date="2022-03-09T23:46:00Z">
        <w:r w:rsidR="00085729">
          <w:t xml:space="preserve"> fitted to the historical data for our covariates. Predictions for the </w:t>
        </w:r>
      </w:ins>
      <w:ins w:id="50" w:author="J A" w:date="2022-03-09T23:47:00Z">
        <w:r w:rsidR="00085729">
          <w:t xml:space="preserve">day of peak bloom were also made for a fourth location (Vancouver, </w:t>
        </w:r>
      </w:ins>
      <w:ins w:id="51" w:author="J A" w:date="2022-03-09T23:48:00Z">
        <w:r w:rsidR="00085729">
          <w:t xml:space="preserve">BC, Canada) </w:t>
        </w:r>
      </w:ins>
      <w:ins w:id="52" w:author="J A" w:date="2022-03-09T23:47:00Z">
        <w:r w:rsidR="00085729">
          <w:t>where historic</w:t>
        </w:r>
      </w:ins>
      <w:ins w:id="53" w:author="J A" w:date="2022-03-09T23:48:00Z">
        <w:r w:rsidR="00085729">
          <w:t xml:space="preserve"> </w:t>
        </w:r>
      </w:ins>
      <w:ins w:id="54" w:author="J A" w:date="2022-03-09T23:49:00Z">
        <w:r w:rsidR="00085729">
          <w:t xml:space="preserve">data for </w:t>
        </w:r>
      </w:ins>
      <w:ins w:id="55" w:author="J A" w:date="2022-03-09T23:47:00Z">
        <w:r w:rsidR="00085729">
          <w:t>peak bloom dates were not available.</w:t>
        </w:r>
      </w:ins>
      <w:ins w:id="56" w:author="J A" w:date="2022-03-09T23:49:00Z">
        <w:r w:rsidR="00085729">
          <w:t xml:space="preserve"> Forecasts for Vancouver were made </w:t>
        </w:r>
      </w:ins>
      <w:ins w:id="57" w:author="J A" w:date="2022-03-09T23:50:00Z">
        <w:r w:rsidR="00085729">
          <w:t>by extrapolating</w:t>
        </w:r>
      </w:ins>
      <w:ins w:id="58" w:author="J A" w:date="2022-03-09T23:49:00Z">
        <w:r w:rsidR="00085729">
          <w:t xml:space="preserve"> a naïve AR</w:t>
        </w:r>
      </w:ins>
      <w:ins w:id="59" w:author="J A" w:date="2022-03-09T23:50:00Z">
        <w:r w:rsidR="00085729">
          <w:t xml:space="preserve">IMA model from historic data from the other </w:t>
        </w:r>
      </w:ins>
      <w:ins w:id="60" w:author="J A" w:date="2022-03-09T23:51:00Z">
        <w:r w:rsidR="00085729">
          <w:t>three locations.</w:t>
        </w:r>
        <w:commentRangeEnd w:id="12"/>
        <w:r w:rsidR="00085729">
          <w:rPr>
            <w:rStyle w:val="CommentReference"/>
          </w:rPr>
          <w:commentReference w:id="12"/>
        </w:r>
      </w:ins>
    </w:p>
    <w:p w14:paraId="7E3F7031" w14:textId="2741BA0A" w:rsidR="003735F8" w:rsidRDefault="00085729">
      <w:pPr>
        <w:pStyle w:val="BodyText"/>
        <w:ind w:left="100" w:right="1404"/>
      </w:pPr>
      <w:commentRangeStart w:id="61"/>
      <w:ins w:id="62" w:author="J A" w:date="2022-03-09T22:33:00Z">
        <w:r>
          <w:t xml:space="preserve">To prevent our </w:t>
        </w:r>
        <w:commentRangeStart w:id="63"/>
        <w:r>
          <w:t xml:space="preserve">model </w:t>
        </w:r>
        <w:commentRangeEnd w:id="63"/>
        <w:r>
          <w:rPr>
            <w:rStyle w:val="CommentReference"/>
          </w:rPr>
          <w:commentReference w:id="63"/>
        </w:r>
        <w:r>
          <w:t>from overfitting the data</w:t>
        </w:r>
      </w:ins>
      <w:commentRangeEnd w:id="61"/>
      <w:ins w:id="64" w:author="J A" w:date="2022-03-09T23:06:00Z">
        <w:r>
          <w:rPr>
            <w:rStyle w:val="CommentReference"/>
          </w:rPr>
          <w:commentReference w:id="61"/>
        </w:r>
      </w:ins>
      <w:ins w:id="65" w:author="J A" w:date="2022-03-09T22:33:00Z">
        <w:r>
          <w:t xml:space="preserve">, </w:t>
        </w:r>
      </w:ins>
      <w:del w:id="66" w:author="J A" w:date="2022-03-09T22:33:00Z">
        <w:r w:rsidR="004E0E58" w:rsidDel="00085729">
          <w:delText>Avoi</w:delText>
        </w:r>
        <w:r w:rsidR="004E0E58" w:rsidDel="00085729">
          <w:delText>ding the model overfit the data</w:delText>
        </w:r>
      </w:del>
      <w:r w:rsidR="004E0E58">
        <w:t xml:space="preserve">, we split </w:t>
      </w:r>
      <w:commentRangeStart w:id="67"/>
      <w:del w:id="68" w:author="J A" w:date="2022-03-09T22:55:00Z">
        <w:r w:rsidR="004E0E58" w:rsidDel="00085729">
          <w:delText xml:space="preserve">it </w:delText>
        </w:r>
        <w:commentRangeEnd w:id="67"/>
        <w:r w:rsidDel="00085729">
          <w:rPr>
            <w:rStyle w:val="CommentReference"/>
          </w:rPr>
          <w:commentReference w:id="67"/>
        </w:r>
      </w:del>
      <w:r w:rsidR="004E0E58">
        <w:t>into 90-10</w:t>
      </w:r>
      <w:r w:rsidR="004E0E58">
        <w:rPr>
          <w:spacing w:val="1"/>
        </w:rPr>
        <w:t xml:space="preserve"> </w:t>
      </w:r>
      <w:r w:rsidR="004E0E58">
        <w:t xml:space="preserve">training-testing dataset for </w:t>
      </w:r>
      <w:commentRangeStart w:id="69"/>
      <w:r w:rsidR="004E0E58">
        <w:t xml:space="preserve">weather </w:t>
      </w:r>
      <w:commentRangeEnd w:id="69"/>
      <w:r>
        <w:rPr>
          <w:rStyle w:val="CommentReference"/>
        </w:rPr>
        <w:commentReference w:id="69"/>
      </w:r>
      <w:r w:rsidR="004E0E58">
        <w:t xml:space="preserve">and </w:t>
      </w:r>
      <w:commentRangeStart w:id="70"/>
      <w:r w:rsidR="004E0E58">
        <w:t>bloom day of the year.</w:t>
      </w:r>
      <w:commentRangeEnd w:id="70"/>
      <w:r>
        <w:rPr>
          <w:rStyle w:val="CommentReference"/>
        </w:rPr>
        <w:commentReference w:id="70"/>
      </w:r>
      <w:r w:rsidR="004E0E58">
        <w:t xml:space="preserve"> </w:t>
      </w:r>
      <w:commentRangeStart w:id="71"/>
      <w:del w:id="72" w:author="J A" w:date="2022-03-09T23:38:00Z">
        <w:r w:rsidR="004E0E58" w:rsidDel="00085729">
          <w:delText xml:space="preserve">After forecasting the weather by </w:delText>
        </w:r>
      </w:del>
      <w:commentRangeStart w:id="73"/>
      <w:del w:id="74" w:author="J A" w:date="2022-03-09T23:34:00Z">
        <w:r w:rsidR="004E0E58" w:rsidDel="00085729">
          <w:delText>S</w:delText>
        </w:r>
      </w:del>
      <w:ins w:id="75" w:author="J A" w:date="2022-03-09T23:34:00Z">
        <w:r>
          <w:t>s</w:t>
        </w:r>
      </w:ins>
      <w:r w:rsidR="004E0E58">
        <w:t>easonal</w:t>
      </w:r>
      <w:r w:rsidR="004E0E58">
        <w:rPr>
          <w:spacing w:val="1"/>
        </w:rPr>
        <w:t xml:space="preserve"> </w:t>
      </w:r>
      <w:ins w:id="76" w:author="J A" w:date="2022-03-09T23:34:00Z">
        <w:r>
          <w:t>a</w:t>
        </w:r>
      </w:ins>
      <w:del w:id="77" w:author="J A" w:date="2022-03-09T23:34:00Z">
        <w:r w:rsidR="004E0E58" w:rsidDel="00085729">
          <w:delText>A</w:delText>
        </w:r>
      </w:del>
      <w:r w:rsidR="004E0E58">
        <w:t xml:space="preserve">utoregressive </w:t>
      </w:r>
      <w:ins w:id="78" w:author="J A" w:date="2022-03-09T23:34:00Z">
        <w:r>
          <w:t>i</w:t>
        </w:r>
      </w:ins>
      <w:del w:id="79" w:author="J A" w:date="2022-03-09T23:34:00Z">
        <w:r w:rsidR="004E0E58" w:rsidDel="00085729">
          <w:delText>I</w:delText>
        </w:r>
      </w:del>
      <w:r w:rsidR="004E0E58">
        <w:t xml:space="preserve">ntegrated </w:t>
      </w:r>
      <w:ins w:id="80" w:author="J A" w:date="2022-03-09T23:34:00Z">
        <w:r>
          <w:t>m</w:t>
        </w:r>
      </w:ins>
      <w:del w:id="81" w:author="J A" w:date="2022-03-09T23:34:00Z">
        <w:r w:rsidR="004E0E58" w:rsidDel="00085729">
          <w:delText>M</w:delText>
        </w:r>
      </w:del>
      <w:r w:rsidR="004E0E58">
        <w:t xml:space="preserve">oving </w:t>
      </w:r>
      <w:ins w:id="82" w:author="J A" w:date="2022-03-09T23:35:00Z">
        <w:r>
          <w:t>a</w:t>
        </w:r>
      </w:ins>
      <w:del w:id="83" w:author="J A" w:date="2022-03-09T23:35:00Z">
        <w:r w:rsidR="004E0E58" w:rsidDel="00085729">
          <w:delText>A</w:delText>
        </w:r>
      </w:del>
      <w:r w:rsidR="004E0E58">
        <w:t xml:space="preserve">verage </w:t>
      </w:r>
      <w:ins w:id="84" w:author="J A" w:date="2022-03-09T23:35:00Z">
        <w:r>
          <w:t>m</w:t>
        </w:r>
      </w:ins>
      <w:del w:id="85" w:author="J A" w:date="2022-03-09T23:35:00Z">
        <w:r w:rsidR="004E0E58" w:rsidDel="00085729">
          <w:delText>M</w:delText>
        </w:r>
      </w:del>
      <w:r w:rsidR="004E0E58">
        <w:t>odels</w:t>
      </w:r>
      <w:commentRangeEnd w:id="71"/>
      <w:r>
        <w:rPr>
          <w:rStyle w:val="CommentReference"/>
        </w:rPr>
        <w:commentReference w:id="71"/>
      </w:r>
      <w:commentRangeEnd w:id="73"/>
      <w:r>
        <w:rPr>
          <w:rStyle w:val="CommentReference"/>
        </w:rPr>
        <w:commentReference w:id="73"/>
      </w:r>
      <w:r w:rsidR="004E0E58">
        <w:t xml:space="preserve">, we can </w:t>
      </w:r>
      <w:r w:rsidR="004E0E58">
        <w:t>forecast the bloom day of the year for</w:t>
      </w:r>
      <w:r w:rsidR="004E0E58">
        <w:rPr>
          <w:spacing w:val="1"/>
        </w:rPr>
        <w:t xml:space="preserve"> </w:t>
      </w:r>
      <w:r w:rsidR="004E0E58">
        <w:t>Washington DC, Kyoto, and Liestal</w:t>
      </w:r>
      <w:r w:rsidR="004E0E58">
        <w:t xml:space="preserve"> by </w:t>
      </w:r>
      <w:ins w:id="86" w:author="J A" w:date="2022-03-09T23:33:00Z">
        <w:r>
          <w:t xml:space="preserve">non-seasonal </w:t>
        </w:r>
      </w:ins>
      <w:del w:id="87" w:author="J A" w:date="2022-03-09T23:34:00Z">
        <w:r w:rsidR="004E0E58" w:rsidDel="00085729">
          <w:delText>A</w:delText>
        </w:r>
      </w:del>
      <w:ins w:id="88" w:author="J A" w:date="2022-03-09T23:34:00Z">
        <w:r>
          <w:t>a</w:t>
        </w:r>
      </w:ins>
      <w:r w:rsidR="004E0E58">
        <w:t xml:space="preserve">utoregressive </w:t>
      </w:r>
      <w:ins w:id="89" w:author="J A" w:date="2022-03-09T23:34:00Z">
        <w:r>
          <w:t>i</w:t>
        </w:r>
      </w:ins>
      <w:del w:id="90" w:author="J A" w:date="2022-03-09T23:34:00Z">
        <w:r w:rsidR="004E0E58" w:rsidDel="00085729">
          <w:delText>I</w:delText>
        </w:r>
      </w:del>
      <w:r w:rsidR="004E0E58">
        <w:t xml:space="preserve">ntegrated </w:t>
      </w:r>
      <w:del w:id="91" w:author="J A" w:date="2022-03-09T23:34:00Z">
        <w:r w:rsidR="004E0E58" w:rsidDel="00085729">
          <w:delText>M</w:delText>
        </w:r>
      </w:del>
      <w:ins w:id="92" w:author="J A" w:date="2022-03-09T23:34:00Z">
        <w:r>
          <w:t>m</w:t>
        </w:r>
      </w:ins>
      <w:r w:rsidR="004E0E58">
        <w:t xml:space="preserve">oving </w:t>
      </w:r>
      <w:ins w:id="93" w:author="J A" w:date="2022-03-09T23:34:00Z">
        <w:r>
          <w:t>a</w:t>
        </w:r>
      </w:ins>
      <w:del w:id="94" w:author="J A" w:date="2022-03-09T23:34:00Z">
        <w:r w:rsidR="004E0E58" w:rsidDel="00085729">
          <w:delText>A</w:delText>
        </w:r>
      </w:del>
      <w:r w:rsidR="004E0E58">
        <w:t xml:space="preserve">verage </w:t>
      </w:r>
      <w:ins w:id="95" w:author="J A" w:date="2022-03-09T23:35:00Z">
        <w:r>
          <w:t xml:space="preserve">(ARIMA) </w:t>
        </w:r>
      </w:ins>
      <w:ins w:id="96" w:author="J A" w:date="2022-03-09T23:33:00Z">
        <w:r>
          <w:t>m</w:t>
        </w:r>
      </w:ins>
      <w:del w:id="97" w:author="J A" w:date="2022-03-09T23:33:00Z">
        <w:r w:rsidR="004E0E58" w:rsidDel="00085729">
          <w:delText>M</w:delText>
        </w:r>
      </w:del>
      <w:r w:rsidR="004E0E58">
        <w:t xml:space="preserve">odels or </w:t>
      </w:r>
      <w:ins w:id="98" w:author="J A" w:date="2022-03-09T23:33:00Z">
        <w:r>
          <w:t>t</w:t>
        </w:r>
      </w:ins>
      <w:del w:id="99" w:author="J A" w:date="2022-03-09T23:33:00Z">
        <w:r w:rsidR="004E0E58" w:rsidDel="00085729">
          <w:delText>T</w:delText>
        </w:r>
      </w:del>
      <w:r w:rsidR="004E0E58">
        <w:t>ime series</w:t>
      </w:r>
      <w:ins w:id="100" w:author="J A" w:date="2022-03-09T23:33:00Z">
        <w:r>
          <w:t xml:space="preserve"> </w:t>
        </w:r>
      </w:ins>
      <w:del w:id="101" w:author="J A" w:date="2022-03-09T23:33:00Z">
        <w:r w:rsidR="004E0E58" w:rsidDel="00085729">
          <w:rPr>
            <w:spacing w:val="-53"/>
          </w:rPr>
          <w:delText xml:space="preserve"> </w:delText>
        </w:r>
        <w:r w:rsidR="004E0E58" w:rsidDel="00085729">
          <w:delText>L</w:delText>
        </w:r>
      </w:del>
      <w:ins w:id="102" w:author="J A" w:date="2022-03-09T23:33:00Z">
        <w:r>
          <w:t>l</w:t>
        </w:r>
      </w:ins>
      <w:r w:rsidR="004E0E58">
        <w:t xml:space="preserve">inear </w:t>
      </w:r>
      <w:ins w:id="103" w:author="J A" w:date="2022-03-09T23:33:00Z">
        <w:r>
          <w:t>m</w:t>
        </w:r>
      </w:ins>
      <w:del w:id="104" w:author="J A" w:date="2022-03-09T23:33:00Z">
        <w:r w:rsidR="004E0E58" w:rsidDel="00085729">
          <w:delText>M</w:delText>
        </w:r>
      </w:del>
      <w:r w:rsidR="004E0E58">
        <w:t>odels</w:t>
      </w:r>
      <w:ins w:id="105" w:author="J A" w:date="2022-03-09T23:35:00Z">
        <w:r>
          <w:t xml:space="preserve"> (TSLM)</w:t>
        </w:r>
      </w:ins>
      <w:r w:rsidR="004E0E58">
        <w:t xml:space="preserve">. </w:t>
      </w:r>
      <w:r w:rsidR="004E0E58">
        <w:t xml:space="preserve">For </w:t>
      </w:r>
      <w:commentRangeStart w:id="106"/>
      <w:r w:rsidR="004E0E58">
        <w:t>Vancouver</w:t>
      </w:r>
      <w:commentRangeEnd w:id="106"/>
      <w:r>
        <w:rPr>
          <w:rStyle w:val="CommentReference"/>
        </w:rPr>
        <w:commentReference w:id="106"/>
      </w:r>
      <w:r w:rsidR="004E0E58">
        <w:t xml:space="preserve">, </w:t>
      </w:r>
      <w:del w:id="107" w:author="J A" w:date="2022-03-09T23:53:00Z">
        <w:r w:rsidR="004E0E58" w:rsidDel="00085729">
          <w:delText xml:space="preserve">without any </w:delText>
        </w:r>
      </w:del>
      <w:r w:rsidR="004E0E58">
        <w:t xml:space="preserve">historic </w:t>
      </w:r>
      <w:ins w:id="108" w:author="J A" w:date="2022-03-09T23:53:00Z">
        <w:r>
          <w:t xml:space="preserve">data for </w:t>
        </w:r>
      </w:ins>
      <w:r w:rsidR="004E0E58">
        <w:t xml:space="preserve">cherry blossom </w:t>
      </w:r>
      <w:ins w:id="109" w:author="J A" w:date="2022-03-09T23:54:00Z">
        <w:r>
          <w:t xml:space="preserve">peak bloom </w:t>
        </w:r>
      </w:ins>
      <w:r w:rsidR="004E0E58">
        <w:t>days</w:t>
      </w:r>
      <w:del w:id="110" w:author="J A" w:date="2022-03-09T23:54:00Z">
        <w:r w:rsidR="004E0E58" w:rsidDel="00085729">
          <w:delText xml:space="preserve"> of the year</w:delText>
        </w:r>
      </w:del>
      <w:ins w:id="111" w:author="J A" w:date="2022-03-09T23:54:00Z">
        <w:r>
          <w:t xml:space="preserve"> were not available.</w:t>
        </w:r>
      </w:ins>
      <w:r w:rsidR="004E0E58">
        <w:t xml:space="preserve">, </w:t>
      </w:r>
      <w:del w:id="112" w:author="J A" w:date="2022-03-09T23:54:00Z">
        <w:r w:rsidR="004E0E58" w:rsidDel="00085729">
          <w:delText xml:space="preserve">we use </w:delText>
        </w:r>
      </w:del>
      <w:ins w:id="113" w:author="J A" w:date="2022-03-09T23:55:00Z">
        <w:r>
          <w:t xml:space="preserve">Forecasted bloom dates </w:t>
        </w:r>
      </w:ins>
      <w:ins w:id="114" w:author="J A" w:date="2022-03-09T23:56:00Z">
        <w:r>
          <w:t xml:space="preserve">for Vancouver </w:t>
        </w:r>
      </w:ins>
      <w:ins w:id="115" w:author="J A" w:date="2022-03-09T23:55:00Z">
        <w:r>
          <w:t>were extrapolated</w:t>
        </w:r>
      </w:ins>
      <w:ins w:id="116" w:author="J A" w:date="2022-03-09T23:56:00Z">
        <w:r>
          <w:t xml:space="preserve"> from </w:t>
        </w:r>
      </w:ins>
      <w:r w:rsidR="004E0E58">
        <w:t>a</w:t>
      </w:r>
      <w:r w:rsidR="004E0E58">
        <w:t>n</w:t>
      </w:r>
      <w:r w:rsidR="004E0E58">
        <w:rPr>
          <w:spacing w:val="1"/>
        </w:rPr>
        <w:t xml:space="preserve"> </w:t>
      </w:r>
      <w:del w:id="117" w:author="J A" w:date="2022-03-09T23:54:00Z">
        <w:r w:rsidR="004E0E58" w:rsidDel="00085729">
          <w:delText xml:space="preserve">Autoregressive Integrated Moving Average Model </w:delText>
        </w:r>
      </w:del>
      <w:ins w:id="118" w:author="J A" w:date="2022-03-09T23:54:00Z">
        <w:r>
          <w:t xml:space="preserve"> ARIMA </w:t>
        </w:r>
      </w:ins>
      <w:ins w:id="119" w:author="J A" w:date="2022-03-09T23:55:00Z">
        <w:r>
          <w:t xml:space="preserve">model </w:t>
        </w:r>
      </w:ins>
      <w:r w:rsidR="004E0E58">
        <w:t xml:space="preserve">and a </w:t>
      </w:r>
      <w:ins w:id="120" w:author="J A" w:date="2022-03-09T23:55:00Z">
        <w:r>
          <w:t>n</w:t>
        </w:r>
      </w:ins>
      <w:del w:id="121" w:author="J A" w:date="2022-03-09T23:55:00Z">
        <w:r w:rsidR="004E0E58" w:rsidDel="00085729">
          <w:delText>N</w:delText>
        </w:r>
      </w:del>
      <w:r w:rsidR="004E0E58">
        <w:t xml:space="preserve">aïve </w:t>
      </w:r>
      <w:ins w:id="122" w:author="J A" w:date="2022-03-09T23:55:00Z">
        <w:r>
          <w:t>m</w:t>
        </w:r>
      </w:ins>
      <w:del w:id="123" w:author="J A" w:date="2022-03-09T23:55:00Z">
        <w:r w:rsidR="004E0E58" w:rsidDel="00085729">
          <w:delText>M</w:delText>
        </w:r>
      </w:del>
      <w:r w:rsidR="004E0E58">
        <w:t>o</w:t>
      </w:r>
      <w:r w:rsidR="004E0E58">
        <w:t xml:space="preserve">del </w:t>
      </w:r>
      <w:del w:id="124" w:author="J A" w:date="2022-03-09T23:56:00Z">
        <w:r w:rsidR="004E0E58" w:rsidDel="00085729">
          <w:delText xml:space="preserve">by extrapolating </w:delText>
        </w:r>
      </w:del>
      <w:ins w:id="125" w:author="J A" w:date="2022-03-09T23:56:00Z">
        <w:r>
          <w:t xml:space="preserve"> fit to the data </w:t>
        </w:r>
      </w:ins>
      <w:r w:rsidR="004E0E58">
        <w:t>from the other</w:t>
      </w:r>
      <w:r w:rsidR="004E0E58">
        <w:rPr>
          <w:spacing w:val="1"/>
        </w:rPr>
        <w:t xml:space="preserve"> </w:t>
      </w:r>
      <w:r w:rsidR="004E0E58">
        <w:t>three</w:t>
      </w:r>
      <w:r w:rsidR="004E0E58">
        <w:rPr>
          <w:spacing w:val="-2"/>
        </w:rPr>
        <w:t xml:space="preserve"> </w:t>
      </w:r>
      <w:r w:rsidR="004E0E58">
        <w:t>locations</w:t>
      </w:r>
      <w:del w:id="126" w:author="J A" w:date="2022-03-09T23:56:00Z">
        <w:r w:rsidR="004E0E58" w:rsidDel="00085729">
          <w:delText xml:space="preserve"> to</w:delText>
        </w:r>
        <w:r w:rsidR="004E0E58" w:rsidDel="00085729">
          <w:rPr>
            <w:spacing w:val="-1"/>
          </w:rPr>
          <w:delText xml:space="preserve"> </w:delText>
        </w:r>
        <w:r w:rsidR="004E0E58" w:rsidDel="00085729">
          <w:delText>forecast</w:delText>
        </w:r>
        <w:r w:rsidR="004E0E58" w:rsidDel="00085729">
          <w:rPr>
            <w:spacing w:val="-2"/>
          </w:rPr>
          <w:delText xml:space="preserve"> </w:delText>
        </w:r>
        <w:r w:rsidR="004E0E58" w:rsidDel="00085729">
          <w:delText>the</w:delText>
        </w:r>
        <w:r w:rsidR="004E0E58" w:rsidDel="00085729">
          <w:rPr>
            <w:spacing w:val="-1"/>
          </w:rPr>
          <w:delText xml:space="preserve"> </w:delText>
        </w:r>
        <w:r w:rsidR="004E0E58" w:rsidDel="00085729">
          <w:delText>bloom</w:delText>
        </w:r>
        <w:r w:rsidR="004E0E58" w:rsidDel="00085729">
          <w:rPr>
            <w:spacing w:val="-1"/>
          </w:rPr>
          <w:delText xml:space="preserve"> </w:delText>
        </w:r>
        <w:r w:rsidR="004E0E58" w:rsidDel="00085729">
          <w:delText>day</w:delText>
        </w:r>
        <w:r w:rsidR="004E0E58" w:rsidDel="00085729">
          <w:rPr>
            <w:spacing w:val="-2"/>
          </w:rPr>
          <w:delText xml:space="preserve"> </w:delText>
        </w:r>
        <w:r w:rsidR="004E0E58" w:rsidDel="00085729">
          <w:delText>of</w:delText>
        </w:r>
        <w:r w:rsidR="004E0E58" w:rsidDel="00085729">
          <w:rPr>
            <w:spacing w:val="-1"/>
          </w:rPr>
          <w:delText xml:space="preserve"> </w:delText>
        </w:r>
        <w:r w:rsidR="004E0E58" w:rsidDel="00085729">
          <w:delText>the</w:delText>
        </w:r>
        <w:r w:rsidR="004E0E58" w:rsidDel="00085729">
          <w:rPr>
            <w:spacing w:val="-1"/>
          </w:rPr>
          <w:delText xml:space="preserve"> </w:delText>
        </w:r>
        <w:r w:rsidR="004E0E58" w:rsidDel="00085729">
          <w:delText>year</w:delText>
        </w:r>
        <w:r w:rsidR="004E0E58" w:rsidDel="00085729">
          <w:rPr>
            <w:spacing w:val="-2"/>
          </w:rPr>
          <w:delText xml:space="preserve"> </w:delText>
        </w:r>
        <w:r w:rsidR="004E0E58" w:rsidDel="00085729">
          <w:delText>in</w:delText>
        </w:r>
        <w:r w:rsidR="004E0E58" w:rsidDel="00085729">
          <w:rPr>
            <w:spacing w:val="-1"/>
          </w:rPr>
          <w:delText xml:space="preserve"> </w:delText>
        </w:r>
        <w:r w:rsidR="004E0E58" w:rsidDel="00085729">
          <w:delText>Vancouver</w:delText>
        </w:r>
      </w:del>
      <w:r w:rsidR="004E0E58">
        <w:t>.</w:t>
      </w:r>
    </w:p>
    <w:p w14:paraId="62BFF2CC" w14:textId="77777777" w:rsidR="003735F8" w:rsidRDefault="003735F8">
      <w:pPr>
        <w:pStyle w:val="BodyText"/>
        <w:rPr>
          <w:sz w:val="24"/>
        </w:rPr>
      </w:pPr>
    </w:p>
    <w:p w14:paraId="78D264A2" w14:textId="77777777" w:rsidR="003735F8" w:rsidRDefault="003735F8">
      <w:pPr>
        <w:pStyle w:val="BodyText"/>
        <w:spacing w:before="6"/>
        <w:rPr>
          <w:sz w:val="31"/>
        </w:rPr>
      </w:pPr>
    </w:p>
    <w:p w14:paraId="3A6B839A" w14:textId="77777777" w:rsidR="003735F8" w:rsidRDefault="004E0E58">
      <w:pPr>
        <w:pStyle w:val="Heading1"/>
      </w:pPr>
      <w:r>
        <w:t>Introduction</w:t>
      </w:r>
    </w:p>
    <w:p w14:paraId="49A48263" w14:textId="5750A233" w:rsidR="003735F8" w:rsidRDefault="004E0E58">
      <w:pPr>
        <w:pStyle w:val="BodyText"/>
        <w:spacing w:before="3"/>
        <w:ind w:left="100" w:right="1405"/>
      </w:pPr>
      <w:r>
        <w:t xml:space="preserve">The impact of climate change </w:t>
      </w:r>
      <w:commentRangeStart w:id="127"/>
      <w:del w:id="128" w:author="J A" w:date="2022-03-09T23:52:00Z">
        <w:r w:rsidDel="00085729">
          <w:delText xml:space="preserve">on the wild </w:delText>
        </w:r>
      </w:del>
      <w:commentRangeEnd w:id="127"/>
      <w:r w:rsidR="00085729">
        <w:rPr>
          <w:rStyle w:val="CommentReference"/>
        </w:rPr>
        <w:commentReference w:id="127"/>
      </w:r>
      <w:r>
        <w:t xml:space="preserve">has </w:t>
      </w:r>
      <w:del w:id="129" w:author="J A" w:date="2022-03-10T00:05:00Z">
        <w:r w:rsidDel="008131C0">
          <w:delText xml:space="preserve">recently </w:delText>
        </w:r>
      </w:del>
      <w:r>
        <w:t xml:space="preserve">attracted the attention of </w:t>
      </w:r>
      <w:del w:id="130" w:author="J A" w:date="2022-03-10T00:06:00Z">
        <w:r w:rsidDel="008131C0">
          <w:delText xml:space="preserve">international </w:delText>
        </w:r>
      </w:del>
      <w:r>
        <w:t>academics</w:t>
      </w:r>
      <w:ins w:id="131" w:author="J A" w:date="2022-03-10T00:06:00Z">
        <w:r w:rsidR="008131C0">
          <w:t xml:space="preserve"> worldwide</w:t>
        </w:r>
      </w:ins>
      <w:r>
        <w:t>.</w:t>
      </w:r>
      <w:r>
        <w:rPr>
          <w:spacing w:val="1"/>
        </w:rPr>
        <w:t xml:space="preserve"> </w:t>
      </w:r>
      <w:r>
        <w:t xml:space="preserve">Climate-related changes in the </w:t>
      </w:r>
      <w:r>
        <w:t xml:space="preserve">sequence </w:t>
      </w:r>
      <w:r>
        <w:t xml:space="preserve">of environmental events, such as the </w:t>
      </w:r>
      <w:del w:id="132" w:author="J A" w:date="2022-03-10T00:11:00Z">
        <w:r w:rsidDel="008131C0">
          <w:delText xml:space="preserve">date </w:delText>
        </w:r>
      </w:del>
      <w:ins w:id="133" w:author="J A" w:date="2022-03-10T00:11:00Z">
        <w:r w:rsidR="008131C0">
          <w:t>timing</w:t>
        </w:r>
        <w:r w:rsidR="008131C0">
          <w:t xml:space="preserve"> </w:t>
        </w:r>
      </w:ins>
      <w:r>
        <w:t>of snowmelt at high</w:t>
      </w:r>
      <w:r>
        <w:rPr>
          <w:spacing w:val="1"/>
        </w:rPr>
        <w:t xml:space="preserve"> </w:t>
      </w:r>
      <w:r>
        <w:t>altitudes</w:t>
      </w:r>
      <w:del w:id="134" w:author="J A" w:date="2022-03-10T00:11:00Z">
        <w:r w:rsidDel="008131C0">
          <w:delText xml:space="preserve">, </w:delText>
        </w:r>
      </w:del>
      <w:del w:id="135" w:author="J A" w:date="2022-03-10T00:10:00Z">
        <w:r w:rsidDel="008131C0">
          <w:delText xml:space="preserve">which </w:delText>
        </w:r>
      </w:del>
      <w:ins w:id="136" w:author="J A" w:date="2022-03-10T00:10:00Z">
        <w:r w:rsidR="008131C0">
          <w:t xml:space="preserve"> </w:t>
        </w:r>
      </w:ins>
      <w:del w:id="137" w:author="J A" w:date="2022-03-10T00:11:00Z">
        <w:r w:rsidDel="008131C0">
          <w:delText>starts off the planting conditions</w:delText>
        </w:r>
      </w:del>
      <w:r>
        <w:t xml:space="preserve">, have had major implications for some </w:t>
      </w:r>
      <w:del w:id="138" w:author="J A" w:date="2022-03-10T00:12:00Z">
        <w:r w:rsidDel="008131C0">
          <w:delText xml:space="preserve">typical </w:delText>
        </w:r>
      </w:del>
      <w:r>
        <w:t>annual</w:t>
      </w:r>
      <w:r>
        <w:rPr>
          <w:spacing w:val="1"/>
        </w:rPr>
        <w:t xml:space="preserve"> </w:t>
      </w:r>
      <w:r>
        <w:t xml:space="preserve">herb flower </w:t>
      </w:r>
      <w:commentRangeStart w:id="139"/>
      <w:r>
        <w:t>species</w:t>
      </w:r>
      <w:commentRangeEnd w:id="139"/>
      <w:r w:rsidR="008131C0">
        <w:rPr>
          <w:rStyle w:val="CommentReference"/>
        </w:rPr>
        <w:commentReference w:id="139"/>
      </w:r>
      <w:r>
        <w:t xml:space="preserve">. </w:t>
      </w:r>
      <w:ins w:id="140" w:author="J A" w:date="2022-03-10T00:15:00Z">
        <w:r w:rsidR="008131C0">
          <w:t xml:space="preserve">There is evidence that climate change has affected the timing of flowering phenology. </w:t>
        </w:r>
      </w:ins>
      <w:del w:id="141" w:author="J A" w:date="2022-03-10T00:14:00Z">
        <w:r w:rsidDel="008131C0">
          <w:delText>Another example, due to global warming,</w:delText>
        </w:r>
      </w:del>
      <w:r>
        <w:t xml:space="preserve"> </w:t>
      </w:r>
      <w:commentRangeStart w:id="142"/>
      <w:r>
        <w:t>78 percent of all s</w:t>
      </w:r>
      <w:r>
        <w:t xml:space="preserve">tudies </w:t>
      </w:r>
      <w:commentRangeEnd w:id="142"/>
      <w:r w:rsidR="008131C0">
        <w:rPr>
          <w:rStyle w:val="CommentReference"/>
        </w:rPr>
        <w:commentReference w:id="142"/>
      </w:r>
      <w:r>
        <w:t>in 21 European</w:t>
      </w:r>
      <w:r>
        <w:rPr>
          <w:spacing w:val="1"/>
        </w:rPr>
        <w:t xml:space="preserve"> </w:t>
      </w:r>
      <w:r>
        <w:t>countries indicated earlier flowering, with an overall phenological activity movement of 2.5 days per</w:t>
      </w:r>
      <w:r>
        <w:rPr>
          <w:spacing w:val="1"/>
        </w:rPr>
        <w:t xml:space="preserve"> </w:t>
      </w:r>
      <w:r>
        <w:t xml:space="preserve">decade. For flowering cherry </w:t>
      </w:r>
      <w:commentRangeStart w:id="143"/>
      <w:r>
        <w:t>trees</w:t>
      </w:r>
      <w:ins w:id="144" w:author="J A" w:date="2022-03-10T09:35:00Z">
        <w:r w:rsidR="00571E05">
          <w:t xml:space="preserve"> in Kyoto</w:t>
        </w:r>
        <w:commentRangeEnd w:id="143"/>
        <w:r w:rsidR="00571E05">
          <w:rPr>
            <w:rStyle w:val="CommentReference"/>
          </w:rPr>
          <w:commentReference w:id="143"/>
        </w:r>
      </w:ins>
      <w:ins w:id="145" w:author="J A" w:date="2022-03-10T09:50:00Z">
        <w:r w:rsidR="00571E05">
          <w:t>, Japan</w:t>
        </w:r>
      </w:ins>
      <w:r>
        <w:t xml:space="preserve">, the </w:t>
      </w:r>
      <w:commentRangeStart w:id="146"/>
      <w:r>
        <w:t xml:space="preserve">peak date </w:t>
      </w:r>
      <w:commentRangeEnd w:id="146"/>
      <w:r w:rsidR="008131C0">
        <w:rPr>
          <w:rStyle w:val="CommentReference"/>
        </w:rPr>
        <w:commentReference w:id="146"/>
      </w:r>
      <w:del w:id="147" w:author="J A" w:date="2022-03-10T09:35:00Z">
        <w:r w:rsidDel="00571E05">
          <w:delText>in Kyoto</w:delText>
        </w:r>
      </w:del>
      <w:r>
        <w:t xml:space="preserve"> has been gradually shifting from mid-April to</w:t>
      </w:r>
      <w:del w:id="148" w:author="J A" w:date="2022-03-10T00:17:00Z">
        <w:r w:rsidDel="008131C0">
          <w:rPr>
            <w:spacing w:val="1"/>
          </w:rPr>
          <w:delText xml:space="preserve"> </w:delText>
        </w:r>
        <w:r w:rsidDel="008131C0">
          <w:delText>the beginning of the month</w:delText>
        </w:r>
      </w:del>
      <w:ins w:id="149" w:author="J A" w:date="2022-03-10T00:17:00Z">
        <w:r w:rsidR="008131C0">
          <w:t xml:space="preserve"> early</w:t>
        </w:r>
      </w:ins>
      <w:ins w:id="150" w:author="J A" w:date="2022-03-10T09:34:00Z">
        <w:r w:rsidR="00571E05">
          <w:t xml:space="preserve"> </w:t>
        </w:r>
      </w:ins>
      <w:ins w:id="151" w:author="J A" w:date="2022-03-10T00:17:00Z">
        <w:r w:rsidR="008131C0">
          <w:t>April</w:t>
        </w:r>
      </w:ins>
      <w:r>
        <w:t>.</w:t>
      </w:r>
      <w:r>
        <w:t xml:space="preserve"> </w:t>
      </w:r>
      <w:del w:id="152" w:author="J A" w:date="2022-03-10T00:17:00Z">
        <w:r w:rsidDel="008131C0">
          <w:delText>Washington's c</w:delText>
        </w:r>
      </w:del>
      <w:ins w:id="153" w:author="J A" w:date="2022-03-10T00:17:00Z">
        <w:r w:rsidR="008131C0">
          <w:t>C</w:t>
        </w:r>
      </w:ins>
      <w:r>
        <w:t>herry trees</w:t>
      </w:r>
      <w:ins w:id="154" w:author="J A" w:date="2022-03-10T00:17:00Z">
        <w:r w:rsidR="008131C0">
          <w:t xml:space="preserve"> in Washington, DC</w:t>
        </w:r>
      </w:ins>
      <w:r>
        <w:t xml:space="preserve"> are blooming </w:t>
      </w:r>
      <w:commentRangeStart w:id="155"/>
      <w:r>
        <w:t>six days</w:t>
      </w:r>
      <w:commentRangeEnd w:id="155"/>
      <w:r w:rsidR="008131C0">
        <w:rPr>
          <w:rStyle w:val="CommentReference"/>
        </w:rPr>
        <w:commentReference w:id="155"/>
      </w:r>
      <w:r>
        <w:t xml:space="preserve"> earlier than they were a</w:t>
      </w:r>
      <w:r>
        <w:rPr>
          <w:spacing w:val="1"/>
        </w:rPr>
        <w:t xml:space="preserve"> </w:t>
      </w:r>
      <w:r>
        <w:t>century ago.</w:t>
      </w:r>
      <w:del w:id="156" w:author="J A" w:date="2022-03-10T00:18:00Z">
        <w:r w:rsidDel="008131C0">
          <w:delText xml:space="preserve"> Simultaneously</w:delText>
        </w:r>
        <w:r w:rsidDel="008131C0">
          <w:delText>,</w:delText>
        </w:r>
        <w:r w:rsidDel="008131C0">
          <w:delText xml:space="preserve"> </w:delText>
        </w:r>
      </w:del>
      <w:ins w:id="157" w:author="J A" w:date="2022-03-10T00:18:00Z">
        <w:r w:rsidR="008131C0">
          <w:t xml:space="preserve"> </w:t>
        </w:r>
      </w:ins>
      <w:ins w:id="158" w:author="J A" w:date="2022-03-10T00:23:00Z">
        <w:r w:rsidR="008131C0">
          <w:t>Temperature</w:t>
        </w:r>
      </w:ins>
      <w:ins w:id="159" w:author="J A" w:date="2022-03-10T00:25:00Z">
        <w:r w:rsidR="008131C0">
          <w:t xml:space="preserve"> collected from</w:t>
        </w:r>
      </w:ins>
      <w:ins w:id="160" w:author="J A" w:date="2022-03-10T00:23:00Z">
        <w:r w:rsidR="008131C0">
          <w:t xml:space="preserve"> </w:t>
        </w:r>
      </w:ins>
      <w:r>
        <w:t>w</w:t>
      </w:r>
      <w:r>
        <w:t>eather station</w:t>
      </w:r>
      <w:ins w:id="161" w:author="J A" w:date="2022-03-10T00:26:00Z">
        <w:r w:rsidR="008131C0">
          <w:t>s</w:t>
        </w:r>
      </w:ins>
      <w:r>
        <w:t xml:space="preserve"> </w:t>
      </w:r>
      <w:del w:id="162" w:author="J A" w:date="2022-03-10T00:26:00Z">
        <w:r w:rsidDel="008131C0">
          <w:delText xml:space="preserve">measurements </w:delText>
        </w:r>
      </w:del>
      <w:r>
        <w:t xml:space="preserve">in </w:t>
      </w:r>
      <w:del w:id="163" w:author="J A" w:date="2022-03-10T00:23:00Z">
        <w:r w:rsidDel="008131C0">
          <w:delText xml:space="preserve">the </w:delText>
        </w:r>
        <w:commentRangeStart w:id="164"/>
        <w:r w:rsidDel="008131C0">
          <w:delText>US capital</w:delText>
        </w:r>
        <w:commentRangeEnd w:id="164"/>
        <w:r w:rsidR="008131C0" w:rsidDel="008131C0">
          <w:rPr>
            <w:rStyle w:val="CommentReference"/>
          </w:rPr>
          <w:commentReference w:id="164"/>
        </w:r>
        <w:r w:rsidDel="008131C0">
          <w:delText xml:space="preserve"> </w:delText>
        </w:r>
      </w:del>
      <w:ins w:id="165" w:author="J A" w:date="2022-03-10T00:23:00Z">
        <w:r w:rsidR="008131C0">
          <w:t xml:space="preserve">Washington, DC </w:t>
        </w:r>
      </w:ins>
      <w:del w:id="166" w:author="J A" w:date="2022-03-10T00:26:00Z">
        <w:r w:rsidDel="008131C0">
          <w:delText>reveal that the temperature</w:delText>
        </w:r>
        <w:r w:rsidDel="008131C0">
          <w:rPr>
            <w:spacing w:val="1"/>
          </w:rPr>
          <w:delText xml:space="preserve"> </w:delText>
        </w:r>
        <w:r w:rsidDel="008131C0">
          <w:delText xml:space="preserve">has </w:delText>
        </w:r>
      </w:del>
      <w:ins w:id="167" w:author="J A" w:date="2022-03-10T00:26:00Z">
        <w:r w:rsidR="008131C0">
          <w:t xml:space="preserve">have </w:t>
        </w:r>
      </w:ins>
      <w:commentRangeStart w:id="168"/>
      <w:r>
        <w:t xml:space="preserve">risen </w:t>
      </w:r>
      <w:commentRangeEnd w:id="168"/>
      <w:r w:rsidR="008131C0">
        <w:rPr>
          <w:rStyle w:val="CommentReference"/>
        </w:rPr>
        <w:commentReference w:id="168"/>
      </w:r>
      <w:r>
        <w:t xml:space="preserve">by 1.6 </w:t>
      </w:r>
      <w:r>
        <w:t xml:space="preserve">degrees </w:t>
      </w:r>
      <w:r>
        <w:t>Celsius (</w:t>
      </w:r>
      <w:commentRangeStart w:id="169"/>
      <w:r>
        <w:t>2.8</w:t>
      </w:r>
      <w:ins w:id="170" w:author="J A" w:date="2022-03-10T09:43:00Z">
        <w:r w:rsidR="00571E05">
          <w:t xml:space="preserve"> </w:t>
        </w:r>
        <w:commentRangeEnd w:id="169"/>
        <w:r w:rsidR="00571E05">
          <w:rPr>
            <w:rStyle w:val="CommentReference"/>
          </w:rPr>
          <w:commentReference w:id="169"/>
        </w:r>
      </w:ins>
      <w:del w:id="171" w:author="J A" w:date="2022-03-10T09:43:00Z">
        <w:r w:rsidDel="00571E05">
          <w:delText>8</w:delText>
        </w:r>
      </w:del>
      <w:ins w:id="172" w:author="J A" w:date="2022-03-10T10:32:00Z">
        <w:r w:rsidR="00571E05">
          <w:t>°</w:t>
        </w:r>
      </w:ins>
      <w:r>
        <w:t xml:space="preserve">F). In </w:t>
      </w:r>
      <w:commentRangeStart w:id="173"/>
      <w:r>
        <w:t>Liestal</w:t>
      </w:r>
      <w:commentRangeEnd w:id="173"/>
      <w:r w:rsidR="008131C0">
        <w:rPr>
          <w:rStyle w:val="CommentReference"/>
        </w:rPr>
        <w:commentReference w:id="173"/>
      </w:r>
      <w:r>
        <w:t>,</w:t>
      </w:r>
      <w:ins w:id="174" w:author="J A" w:date="2022-03-10T00:31:00Z">
        <w:r w:rsidR="008131C0">
          <w:t xml:space="preserve"> Switzerland,</w:t>
        </w:r>
      </w:ins>
      <w:r>
        <w:t xml:space="preserve"> </w:t>
      </w:r>
      <w:ins w:id="175" w:author="J A" w:date="2022-03-10T00:31:00Z">
        <w:r w:rsidR="008131C0">
          <w:t xml:space="preserve">the timing of cherry tree </w:t>
        </w:r>
      </w:ins>
      <w:r>
        <w:t xml:space="preserve">flowering </w:t>
      </w:r>
      <w:ins w:id="176" w:author="J A" w:date="2022-03-10T09:56:00Z">
        <w:r w:rsidR="00571E05">
          <w:t xml:space="preserve">occurred </w:t>
        </w:r>
      </w:ins>
      <w:ins w:id="177" w:author="J A" w:date="2022-03-10T09:59:00Z">
        <w:r w:rsidR="00571E05">
          <w:t>between</w:t>
        </w:r>
      </w:ins>
      <w:ins w:id="178" w:author="J A" w:date="2022-03-10T09:54:00Z">
        <w:r w:rsidR="00571E05">
          <w:t xml:space="preserve"> early </w:t>
        </w:r>
      </w:ins>
      <w:ins w:id="179" w:author="J A" w:date="2022-03-10T10:00:00Z">
        <w:r w:rsidR="00571E05">
          <w:t>and</w:t>
        </w:r>
      </w:ins>
      <w:ins w:id="180" w:author="J A" w:date="2022-03-10T09:54:00Z">
        <w:r w:rsidR="00571E05">
          <w:t xml:space="preserve"> mid-April </w:t>
        </w:r>
      </w:ins>
      <w:ins w:id="181" w:author="J A" w:date="2022-03-10T10:00:00Z">
        <w:r w:rsidR="00571E05">
          <w:t>fairly</w:t>
        </w:r>
      </w:ins>
      <w:ins w:id="182" w:author="J A" w:date="2022-03-10T09:56:00Z">
        <w:r w:rsidR="00571E05">
          <w:t xml:space="preserve"> consistently </w:t>
        </w:r>
      </w:ins>
      <w:ins w:id="183" w:author="J A" w:date="2022-03-10T09:55:00Z">
        <w:r w:rsidR="00571E05">
          <w:t>until 1990.</w:t>
        </w:r>
      </w:ins>
      <w:ins w:id="184" w:author="J A" w:date="2022-03-10T09:53:00Z">
        <w:r w:rsidR="00571E05">
          <w:t xml:space="preserve"> </w:t>
        </w:r>
      </w:ins>
      <w:commentRangeStart w:id="185"/>
      <w:del w:id="186" w:author="J A" w:date="2022-03-10T09:55:00Z">
        <w:r w:rsidDel="00571E05">
          <w:delText xml:space="preserve">has been </w:delText>
        </w:r>
        <w:commentRangeEnd w:id="185"/>
        <w:r w:rsidR="00571E05" w:rsidDel="00571E05">
          <w:rPr>
            <w:rStyle w:val="CommentReference"/>
          </w:rPr>
          <w:commentReference w:id="185"/>
        </w:r>
        <w:r w:rsidDel="00571E05">
          <w:delText>fairl</w:delText>
        </w:r>
        <w:r w:rsidDel="00571E05">
          <w:delText xml:space="preserve">y consistent in April, </w:delText>
        </w:r>
      </w:del>
      <w:ins w:id="187" w:author="J A" w:date="2022-03-10T09:55:00Z">
        <w:r w:rsidR="00571E05">
          <w:t>B</w:t>
        </w:r>
      </w:ins>
      <w:del w:id="188" w:author="J A" w:date="2022-03-10T09:55:00Z">
        <w:r w:rsidDel="00571E05">
          <w:delText>b</w:delText>
        </w:r>
      </w:del>
      <w:r>
        <w:t xml:space="preserve">ut </w:t>
      </w:r>
      <w:ins w:id="189" w:author="J A" w:date="2022-03-10T09:55:00Z">
        <w:r w:rsidR="00571E05">
          <w:t xml:space="preserve">since the 1990s, </w:t>
        </w:r>
      </w:ins>
      <w:ins w:id="190" w:author="J A" w:date="2022-03-10T10:00:00Z">
        <w:r w:rsidR="00571E05">
          <w:t xml:space="preserve">the timing of </w:t>
        </w:r>
      </w:ins>
      <w:ins w:id="191" w:author="J A" w:date="2022-03-10T09:55:00Z">
        <w:r w:rsidR="00571E05">
          <w:t>flowering</w:t>
        </w:r>
      </w:ins>
      <w:ins w:id="192" w:author="J A" w:date="2022-03-10T09:56:00Z">
        <w:r w:rsidR="00571E05">
          <w:t xml:space="preserve"> </w:t>
        </w:r>
      </w:ins>
      <w:ins w:id="193" w:author="J A" w:date="2022-03-10T10:00:00Z">
        <w:r w:rsidR="00571E05">
          <w:t>has</w:t>
        </w:r>
      </w:ins>
      <w:ins w:id="194" w:author="J A" w:date="2022-03-10T09:57:00Z">
        <w:r w:rsidR="00571E05">
          <w:t xml:space="preserve"> been occurring earlier and earlier. </w:t>
        </w:r>
      </w:ins>
      <w:del w:id="195" w:author="J A" w:date="2022-03-10T09:57:00Z">
        <w:r w:rsidDel="00571E05">
          <w:delText>there</w:delText>
        </w:r>
        <w:r w:rsidDel="00571E05">
          <w:rPr>
            <w:spacing w:val="-52"/>
          </w:rPr>
          <w:delText xml:space="preserve"> </w:delText>
        </w:r>
        <w:r w:rsidDel="00571E05">
          <w:delText xml:space="preserve">has been a trend towards earlier flowering dates since the 1990s. </w:delText>
        </w:r>
      </w:del>
      <w:del w:id="196" w:author="J A" w:date="2022-03-10T10:01:00Z">
        <w:r w:rsidDel="00571E05">
          <w:delText xml:space="preserve">Because their </w:delText>
        </w:r>
      </w:del>
      <w:commentRangeStart w:id="197"/>
      <w:ins w:id="198" w:author="J A" w:date="2022-03-10T10:01:00Z">
        <w:r w:rsidR="00571E05">
          <w:t xml:space="preserve">The timing of cherry tree </w:t>
        </w:r>
      </w:ins>
      <w:r>
        <w:t xml:space="preserve">flowering </w:t>
      </w:r>
      <w:del w:id="199" w:author="J A" w:date="2022-03-10T10:01:00Z">
        <w:r w:rsidDel="00571E05">
          <w:delText xml:space="preserve">timing </w:delText>
        </w:r>
      </w:del>
      <w:r>
        <w:t>is highly</w:t>
      </w:r>
      <w:r>
        <w:rPr>
          <w:spacing w:val="1"/>
        </w:rPr>
        <w:t xml:space="preserve"> </w:t>
      </w:r>
      <w:r>
        <w:t xml:space="preserve">sensitive to </w:t>
      </w:r>
      <w:ins w:id="200" w:author="J A" w:date="2022-03-10T10:12:00Z">
        <w:r w:rsidR="00571E05">
          <w:t>[changes in /</w:t>
        </w:r>
      </w:ins>
      <w:ins w:id="201" w:author="J A" w:date="2022-03-10T10:13:00Z">
        <w:r w:rsidR="00571E05">
          <w:t xml:space="preserve"> rise in]</w:t>
        </w:r>
      </w:ins>
      <w:ins w:id="202" w:author="J A" w:date="2022-03-10T10:12:00Z">
        <w:r w:rsidR="00571E05">
          <w:t xml:space="preserve"> </w:t>
        </w:r>
      </w:ins>
      <w:r>
        <w:t>temperature</w:t>
      </w:r>
      <w:del w:id="203" w:author="J A" w:date="2022-03-10T10:13:00Z">
        <w:r w:rsidDel="00571E05">
          <w:delText>s</w:delText>
        </w:r>
      </w:del>
      <w:commentRangeEnd w:id="197"/>
      <w:r w:rsidR="00571E05">
        <w:rPr>
          <w:rStyle w:val="CommentReference"/>
        </w:rPr>
        <w:commentReference w:id="197"/>
      </w:r>
      <w:r>
        <w:t xml:space="preserve">, especially </w:t>
      </w:r>
      <w:del w:id="204" w:author="J A" w:date="2022-03-10T10:13:00Z">
        <w:r w:rsidDel="00571E05">
          <w:delText xml:space="preserve">throughout </w:delText>
        </w:r>
      </w:del>
      <w:ins w:id="205" w:author="J A" w:date="2022-03-10T10:13:00Z">
        <w:r w:rsidR="00571E05">
          <w:t xml:space="preserve">during </w:t>
        </w:r>
      </w:ins>
      <w:r>
        <w:t>the winter and early spring</w:t>
      </w:r>
      <w:ins w:id="206" w:author="J A" w:date="2022-03-10T10:03:00Z">
        <w:r w:rsidR="00571E05">
          <w:t>.</w:t>
        </w:r>
      </w:ins>
      <w:del w:id="207" w:author="J A" w:date="2022-03-10T10:03:00Z">
        <w:r w:rsidDel="00571E05">
          <w:delText>,</w:delText>
        </w:r>
      </w:del>
      <w:r>
        <w:t xml:space="preserve"> </w:t>
      </w:r>
      <w:ins w:id="208" w:author="J A" w:date="2022-03-10T10:14:00Z">
        <w:r w:rsidR="00571E05">
          <w:t xml:space="preserve">The timing of </w:t>
        </w:r>
      </w:ins>
      <w:del w:id="209" w:author="J A" w:date="2022-03-10T10:14:00Z">
        <w:r w:rsidDel="00571E05">
          <w:delText>flowering</w:delText>
        </w:r>
      </w:del>
      <w:r>
        <w:t xml:space="preserve"> cherry tree</w:t>
      </w:r>
      <w:del w:id="210" w:author="J A" w:date="2022-03-10T10:14:00Z">
        <w:r w:rsidDel="00571E05">
          <w:delText>s</w:delText>
        </w:r>
      </w:del>
      <w:ins w:id="211" w:author="J A" w:date="2022-03-10T10:14:00Z">
        <w:r w:rsidR="00571E05">
          <w:t xml:space="preserve"> </w:t>
        </w:r>
      </w:ins>
      <w:ins w:id="212" w:author="J A" w:date="2022-03-10T10:16:00Z">
        <w:r w:rsidR="00571E05">
          <w:t>blossoming</w:t>
        </w:r>
      </w:ins>
      <w:r>
        <w:t xml:space="preserve"> </w:t>
      </w:r>
      <w:ins w:id="213" w:author="J A" w:date="2022-03-10T10:14:00Z">
        <w:r w:rsidR="00571E05">
          <w:t xml:space="preserve">is </w:t>
        </w:r>
      </w:ins>
      <w:del w:id="214" w:author="J A" w:date="2022-03-10T10:14:00Z">
        <w:r w:rsidDel="00571E05">
          <w:delText>are</w:delText>
        </w:r>
      </w:del>
      <w:r>
        <w:t xml:space="preserve"> a</w:t>
      </w:r>
      <w:r>
        <w:rPr>
          <w:spacing w:val="1"/>
        </w:rPr>
        <w:t xml:space="preserve"> </w:t>
      </w:r>
      <w:r>
        <w:t xml:space="preserve">useful </w:t>
      </w:r>
      <w:del w:id="215" w:author="J A" w:date="2022-03-10T10:15:00Z">
        <w:r w:rsidDel="00571E05">
          <w:delText xml:space="preserve">indication </w:delText>
        </w:r>
      </w:del>
      <w:ins w:id="216" w:author="J A" w:date="2022-03-10T10:15:00Z">
        <w:r w:rsidR="00571E05">
          <w:t xml:space="preserve">indicator </w:t>
        </w:r>
      </w:ins>
      <w:r>
        <w:t xml:space="preserve">of the effects of climate change on </w:t>
      </w:r>
      <w:commentRangeStart w:id="217"/>
      <w:ins w:id="218" w:author="J A" w:date="2022-03-10T10:16:00Z">
        <w:r w:rsidR="00571E05">
          <w:t xml:space="preserve">flowering </w:t>
        </w:r>
      </w:ins>
      <w:r>
        <w:t>phenology</w:t>
      </w:r>
      <w:commentRangeEnd w:id="217"/>
      <w:r w:rsidR="00571E05">
        <w:rPr>
          <w:rStyle w:val="CommentReference"/>
        </w:rPr>
        <w:commentReference w:id="217"/>
      </w:r>
      <w:r>
        <w:t xml:space="preserve">. From a cultural standpoint, </w:t>
      </w:r>
      <w:ins w:id="219" w:author="J A" w:date="2022-03-10T10:18:00Z">
        <w:r w:rsidR="00571E05">
          <w:t xml:space="preserve">being able to </w:t>
        </w:r>
      </w:ins>
      <w:del w:id="220" w:author="J A" w:date="2022-03-10T10:18:00Z">
        <w:r w:rsidDel="00571E05">
          <w:delText>precise</w:delText>
        </w:r>
        <w:r w:rsidDel="00571E05">
          <w:rPr>
            <w:spacing w:val="1"/>
          </w:rPr>
          <w:delText xml:space="preserve"> </w:delText>
        </w:r>
        <w:r w:rsidDel="00571E05">
          <w:delText xml:space="preserve">phenology </w:delText>
        </w:r>
      </w:del>
      <w:r>
        <w:t>predict</w:t>
      </w:r>
      <w:del w:id="221" w:author="J A" w:date="2022-03-10T10:18:00Z">
        <w:r w:rsidDel="00571E05">
          <w:delText>ion</w:delText>
        </w:r>
      </w:del>
      <w:r>
        <w:t xml:space="preserve"> </w:t>
      </w:r>
      <w:ins w:id="222" w:author="J A" w:date="2022-03-10T10:18:00Z">
        <w:r w:rsidR="00571E05">
          <w:t xml:space="preserve">the precise timing of cherry blossoming </w:t>
        </w:r>
      </w:ins>
      <w:r>
        <w:t>is critical, as many festiv</w:t>
      </w:r>
      <w:r>
        <w:t xml:space="preserve">als across the world revolve around </w:t>
      </w:r>
      <w:ins w:id="223" w:author="J A" w:date="2022-03-10T10:19:00Z">
        <w:r w:rsidR="00571E05">
          <w:t xml:space="preserve">the </w:t>
        </w:r>
      </w:ins>
      <w:r>
        <w:t xml:space="preserve">specific </w:t>
      </w:r>
      <w:del w:id="224" w:author="J A" w:date="2022-03-10T10:19:00Z">
        <w:r w:rsidDel="00571E05">
          <w:delText>phenology</w:delText>
        </w:r>
        <w:r w:rsidDel="00571E05">
          <w:rPr>
            <w:spacing w:val="1"/>
          </w:rPr>
          <w:delText xml:space="preserve"> </w:delText>
        </w:r>
      </w:del>
      <w:r>
        <w:t>timing</w:t>
      </w:r>
      <w:ins w:id="225" w:author="J A" w:date="2022-03-10T10:19:00Z">
        <w:r w:rsidR="00571E05">
          <w:t xml:space="preserve"> of this phenological event</w:t>
        </w:r>
      </w:ins>
      <w:r>
        <w:t>,</w:t>
      </w:r>
      <w:r>
        <w:t xml:space="preserve"> and flower watching tours are in high demand. In Japan, there is a saying "seven days of cherry</w:t>
      </w:r>
      <w:r>
        <w:rPr>
          <w:spacing w:val="1"/>
        </w:rPr>
        <w:t xml:space="preserve"> </w:t>
      </w:r>
      <w:r>
        <w:t>blossoms</w:t>
      </w:r>
      <w:ins w:id="226" w:author="J A" w:date="2022-03-10T10:21:00Z">
        <w:r w:rsidR="00571E05">
          <w:t>,</w:t>
        </w:r>
      </w:ins>
      <w:r>
        <w:t>"</w:t>
      </w:r>
      <w:del w:id="227" w:author="J A" w:date="2022-03-10T10:21:00Z">
        <w:r w:rsidDel="00571E05">
          <w:delText>.</w:delText>
        </w:r>
      </w:del>
      <w:r>
        <w:rPr>
          <w:spacing w:val="-3"/>
        </w:rPr>
        <w:t xml:space="preserve"> </w:t>
      </w:r>
      <w:ins w:id="228" w:author="J A" w:date="2022-03-10T10:21:00Z">
        <w:r w:rsidR="00571E05">
          <w:rPr>
            <w:spacing w:val="-3"/>
          </w:rPr>
          <w:t xml:space="preserve">which </w:t>
        </w:r>
      </w:ins>
      <w:ins w:id="229" w:author="J A" w:date="2022-03-10T10:22:00Z">
        <w:r w:rsidR="00571E05">
          <w:rPr>
            <w:spacing w:val="-3"/>
          </w:rPr>
          <w:t xml:space="preserve">is to say that </w:t>
        </w:r>
      </w:ins>
      <w:del w:id="230" w:author="J A" w:date="2022-03-10T10:22:00Z">
        <w:r w:rsidDel="00571E05">
          <w:delText>It</w:delText>
        </w:r>
        <w:r w:rsidDel="00571E05">
          <w:rPr>
            <w:spacing w:val="-3"/>
          </w:rPr>
          <w:delText xml:space="preserve"> </w:delText>
        </w:r>
        <w:r w:rsidDel="00571E05">
          <w:delText>means</w:delText>
        </w:r>
        <w:r w:rsidDel="00571E05">
          <w:rPr>
            <w:spacing w:val="-2"/>
          </w:rPr>
          <w:delText xml:space="preserve"> </w:delText>
        </w:r>
        <w:r w:rsidDel="00571E05">
          <w:delText>that</w:delText>
        </w:r>
        <w:r w:rsidDel="00571E05">
          <w:rPr>
            <w:spacing w:val="-3"/>
          </w:rPr>
          <w:delText xml:space="preserve"> </w:delText>
        </w:r>
        <w:r w:rsidDel="00571E05">
          <w:delText>a</w:delText>
        </w:r>
        <w:r w:rsidDel="00571E05">
          <w:rPr>
            <w:spacing w:val="-2"/>
          </w:rPr>
          <w:delText xml:space="preserve"> </w:delText>
        </w:r>
      </w:del>
      <w:r>
        <w:t>cherry</w:t>
      </w:r>
      <w:r>
        <w:rPr>
          <w:spacing w:val="-3"/>
        </w:rPr>
        <w:t xml:space="preserve"> </w:t>
      </w:r>
      <w:r>
        <w:t>blossom</w:t>
      </w:r>
      <w:ins w:id="231" w:author="J A" w:date="2022-03-10T10:22:00Z">
        <w:r w:rsidR="00571E05">
          <w:t>s</w:t>
        </w:r>
      </w:ins>
      <w:r>
        <w:rPr>
          <w:spacing w:val="-2"/>
        </w:rPr>
        <w:t xml:space="preserve"> </w:t>
      </w:r>
      <w:r>
        <w:t>take</w:t>
      </w:r>
      <w:del w:id="232" w:author="J A" w:date="2022-03-10T10:22:00Z">
        <w:r w:rsidDel="00571E05">
          <w:delText>s</w:delText>
        </w:r>
      </w:del>
      <w:ins w:id="233" w:author="J A" w:date="2022-03-10T10:22:00Z">
        <w:r w:rsidR="00571E05">
          <w:t xml:space="preserve"> only</w:t>
        </w:r>
      </w:ins>
      <w:r>
        <w:rPr>
          <w:spacing w:val="-3"/>
        </w:rPr>
        <w:t xml:space="preserve"> </w:t>
      </w:r>
      <w:r>
        <w:t>about</w:t>
      </w:r>
      <w:r>
        <w:rPr>
          <w:spacing w:val="-2"/>
        </w:rPr>
        <w:t xml:space="preserve"> </w:t>
      </w:r>
      <w:r>
        <w:t>7</w:t>
      </w:r>
      <w:r>
        <w:rPr>
          <w:spacing w:val="-3"/>
        </w:rPr>
        <w:t xml:space="preserve"> </w:t>
      </w:r>
      <w:r>
        <w:t>days</w:t>
      </w:r>
      <w:r>
        <w:rPr>
          <w:spacing w:val="-2"/>
        </w:rPr>
        <w:t xml:space="preserve"> </w:t>
      </w:r>
      <w:r>
        <w:t>from</w:t>
      </w:r>
      <w:r>
        <w:rPr>
          <w:spacing w:val="-3"/>
        </w:rPr>
        <w:t xml:space="preserve"> </w:t>
      </w:r>
      <w:r>
        <w:t>the</w:t>
      </w:r>
      <w:r>
        <w:rPr>
          <w:spacing w:val="-2"/>
        </w:rPr>
        <w:t xml:space="preserve"> </w:t>
      </w:r>
      <w:r>
        <w:t>time</w:t>
      </w:r>
      <w:r>
        <w:rPr>
          <w:spacing w:val="-3"/>
        </w:rPr>
        <w:t xml:space="preserve"> </w:t>
      </w:r>
      <w:r>
        <w:t>it</w:t>
      </w:r>
      <w:r>
        <w:rPr>
          <w:spacing w:val="-3"/>
        </w:rPr>
        <w:t xml:space="preserve"> </w:t>
      </w:r>
      <w:r>
        <w:t>opens</w:t>
      </w:r>
      <w:r>
        <w:rPr>
          <w:spacing w:val="-2"/>
        </w:rPr>
        <w:t xml:space="preserve"> </w:t>
      </w:r>
      <w:r>
        <w:t>to</w:t>
      </w:r>
      <w:r>
        <w:rPr>
          <w:spacing w:val="-3"/>
        </w:rPr>
        <w:t xml:space="preserve"> </w:t>
      </w:r>
      <w:r>
        <w:t>the</w:t>
      </w:r>
      <w:r>
        <w:rPr>
          <w:spacing w:val="-2"/>
        </w:rPr>
        <w:t xml:space="preserve"> </w:t>
      </w:r>
      <w:r>
        <w:t>time</w:t>
      </w:r>
      <w:r>
        <w:rPr>
          <w:spacing w:val="-3"/>
        </w:rPr>
        <w:t xml:space="preserve"> </w:t>
      </w:r>
      <w:r>
        <w:t>i</w:t>
      </w:r>
      <w:r>
        <w:t>t</w:t>
      </w:r>
      <w:r>
        <w:rPr>
          <w:spacing w:val="-2"/>
        </w:rPr>
        <w:t xml:space="preserve"> </w:t>
      </w:r>
      <w:r>
        <w:t>fades</w:t>
      </w:r>
      <w:r>
        <w:t>.</w:t>
      </w:r>
    </w:p>
    <w:p w14:paraId="472AE8D4" w14:textId="7B27557F" w:rsidR="003735F8" w:rsidRDefault="004E0E58">
      <w:pPr>
        <w:pStyle w:val="BodyText"/>
        <w:spacing w:before="4" w:line="237" w:lineRule="auto"/>
        <w:ind w:left="100" w:right="1637"/>
        <w:rPr>
          <w:ins w:id="234" w:author="J A" w:date="2022-03-10T10:38:00Z"/>
        </w:rPr>
      </w:pPr>
      <w:commentRangeStart w:id="235"/>
      <w:r>
        <w:t xml:space="preserve">Accurate prediction of the flowering period </w:t>
      </w:r>
      <w:ins w:id="236" w:author="J A" w:date="2022-03-10T10:30:00Z">
        <w:r w:rsidR="00571E05">
          <w:t xml:space="preserve">for </w:t>
        </w:r>
      </w:ins>
      <w:del w:id="237" w:author="J A" w:date="2022-03-10T10:30:00Z">
        <w:r w:rsidDel="00571E05">
          <w:delText>of</w:delText>
        </w:r>
      </w:del>
      <w:r>
        <w:t xml:space="preserve"> </w:t>
      </w:r>
      <w:commentRangeStart w:id="238"/>
      <w:r>
        <w:t xml:space="preserve">ornamental plants </w:t>
      </w:r>
      <w:commentRangeEnd w:id="238"/>
      <w:r w:rsidR="00571E05">
        <w:rPr>
          <w:rStyle w:val="CommentReference"/>
        </w:rPr>
        <w:commentReference w:id="238"/>
      </w:r>
      <w:r>
        <w:t>can provide guidance for public trave</w:t>
      </w:r>
      <w:r>
        <w:t>l</w:t>
      </w:r>
      <w:ins w:id="239" w:author="J A" w:date="2022-03-10T10:30:00Z">
        <w:r w:rsidR="00571E05">
          <w:t xml:space="preserve"> </w:t>
        </w:r>
      </w:ins>
      <w:del w:id="240" w:author="J A" w:date="2022-03-10T10:30:00Z">
        <w:r w:rsidDel="00571E05">
          <w:rPr>
            <w:spacing w:val="-52"/>
          </w:rPr>
          <w:delText xml:space="preserve"> </w:delText>
        </w:r>
      </w:del>
      <w:r>
        <w:t>arrangements.</w:t>
      </w:r>
      <w:commentRangeEnd w:id="235"/>
      <w:r w:rsidR="00571E05">
        <w:rPr>
          <w:rStyle w:val="CommentReference"/>
        </w:rPr>
        <w:commentReference w:id="235"/>
      </w:r>
    </w:p>
    <w:p w14:paraId="2F07D782" w14:textId="02D759D6" w:rsidR="00571E05" w:rsidRDefault="00571E05" w:rsidP="00571E05">
      <w:pPr>
        <w:pStyle w:val="BodyText"/>
        <w:spacing w:before="4" w:line="237" w:lineRule="auto"/>
        <w:ind w:right="1637"/>
        <w:rPr>
          <w:ins w:id="241" w:author="J A" w:date="2022-03-10T10:44:00Z"/>
        </w:rPr>
      </w:pPr>
      <w:ins w:id="242" w:author="J A" w:date="2022-03-10T10:40:00Z">
        <w:r>
          <w:lastRenderedPageBreak/>
          <w:t xml:space="preserve">Presently, </w:t>
        </w:r>
      </w:ins>
      <w:ins w:id="243" w:author="J A" w:date="2022-03-10T10:41:00Z">
        <w:r>
          <w:t>predictions are made for the timing of cherry tree blossoming through observations blah, blah, blah</w:t>
        </w:r>
      </w:ins>
      <w:ins w:id="244" w:author="J A" w:date="2022-03-10T10:42:00Z">
        <w:r>
          <w:t>. Prediction for the timing of cherry blossoming could perhaps be improved w</w:t>
        </w:r>
      </w:ins>
      <w:ins w:id="245" w:author="J A" w:date="2022-03-10T10:43:00Z">
        <w:r>
          <w:t>ith statistical modeling. In this paper, we have proposed both site specific and naïve statistical models for predicting the timing of peak bloom for cherry trees</w:t>
        </w:r>
      </w:ins>
      <w:ins w:id="246" w:author="J A" w:date="2022-03-10T10:53:00Z">
        <w:r>
          <w:t xml:space="preserve"> in four locations: </w:t>
        </w:r>
      </w:ins>
      <w:ins w:id="247" w:author="J A" w:date="2022-03-10T10:54:00Z">
        <w:r>
          <w:t>Kyoto, Japan; Liestal, Switzerland; Washington, DC, USA; and Vancouver, BC, Canada.</w:t>
        </w:r>
      </w:ins>
    </w:p>
    <w:p w14:paraId="7CBAF139" w14:textId="77777777" w:rsidR="00571E05" w:rsidRDefault="00571E05" w:rsidP="00571E05">
      <w:pPr>
        <w:pStyle w:val="BodyText"/>
        <w:spacing w:before="4" w:line="237" w:lineRule="auto"/>
        <w:ind w:right="1637"/>
        <w:rPr>
          <w:ins w:id="248" w:author="J A" w:date="2022-03-10T10:38:00Z"/>
        </w:rPr>
        <w:pPrChange w:id="249" w:author="J A" w:date="2022-03-10T10:40:00Z">
          <w:pPr>
            <w:pStyle w:val="BodyText"/>
            <w:spacing w:before="4" w:line="237" w:lineRule="auto"/>
            <w:ind w:left="100" w:right="1637"/>
          </w:pPr>
        </w:pPrChange>
      </w:pPr>
    </w:p>
    <w:p w14:paraId="534D2C87" w14:textId="77777777" w:rsidR="00571E05" w:rsidRDefault="00571E05">
      <w:pPr>
        <w:pStyle w:val="BodyText"/>
        <w:spacing w:before="4" w:line="237" w:lineRule="auto"/>
        <w:ind w:left="100" w:right="1637"/>
      </w:pPr>
    </w:p>
    <w:p w14:paraId="5432F730" w14:textId="5B93650F" w:rsidR="003735F8" w:rsidRPr="00571E05" w:rsidRDefault="00571E05">
      <w:pPr>
        <w:pStyle w:val="BodyText"/>
        <w:spacing w:before="2"/>
        <w:rPr>
          <w:b/>
          <w:bCs/>
          <w:sz w:val="32"/>
          <w:szCs w:val="32"/>
          <w:rPrChange w:id="250" w:author="J A" w:date="2022-03-10T10:33:00Z">
            <w:rPr/>
          </w:rPrChange>
        </w:rPr>
      </w:pPr>
      <w:commentRangeStart w:id="251"/>
      <w:ins w:id="252" w:author="J A" w:date="2022-03-10T10:33:00Z">
        <w:r w:rsidRPr="00571E05">
          <w:rPr>
            <w:b/>
            <w:bCs/>
            <w:sz w:val="32"/>
            <w:szCs w:val="32"/>
            <w:rPrChange w:id="253" w:author="J A" w:date="2022-03-10T10:33:00Z">
              <w:rPr/>
            </w:rPrChange>
          </w:rPr>
          <w:t>Data</w:t>
        </w:r>
      </w:ins>
      <w:commentRangeEnd w:id="251"/>
      <w:ins w:id="254" w:author="J A" w:date="2022-03-10T10:34:00Z">
        <w:r>
          <w:rPr>
            <w:rStyle w:val="CommentReference"/>
          </w:rPr>
          <w:commentReference w:id="251"/>
        </w:r>
      </w:ins>
    </w:p>
    <w:p w14:paraId="4241D50A" w14:textId="05A416C8" w:rsidR="003735F8" w:rsidRDefault="004E0E58">
      <w:pPr>
        <w:pStyle w:val="BodyText"/>
        <w:spacing w:before="1"/>
        <w:ind w:left="100" w:right="1514"/>
      </w:pPr>
      <w:del w:id="255" w:author="J A" w:date="2022-03-10T10:57:00Z">
        <w:r w:rsidDel="00571E05">
          <w:delText xml:space="preserve">The </w:delText>
        </w:r>
        <w:r w:rsidDel="00571E05">
          <w:delText>p</w:delText>
        </w:r>
      </w:del>
      <w:ins w:id="256" w:author="J A" w:date="2022-03-10T10:57:00Z">
        <w:r w:rsidR="00571E05">
          <w:t>P</w:t>
        </w:r>
      </w:ins>
      <w:r>
        <w:t xml:space="preserve">eak bloom dates </w:t>
      </w:r>
      <w:ins w:id="257" w:author="J A" w:date="2022-03-10T10:44:00Z">
        <w:r w:rsidR="00571E05">
          <w:t>from</w:t>
        </w:r>
      </w:ins>
      <w:del w:id="258" w:author="J A" w:date="2022-03-10T10:44:00Z">
        <w:r w:rsidDel="00571E05">
          <w:delText>of</w:delText>
        </w:r>
      </w:del>
      <w:r>
        <w:t xml:space="preserve"> previous years </w:t>
      </w:r>
      <w:del w:id="259" w:author="J A" w:date="2022-03-10T10:44:00Z">
        <w:r w:rsidDel="00571E05">
          <w:delText xml:space="preserve">in 3 locations </w:delText>
        </w:r>
      </w:del>
      <w:r>
        <w:t xml:space="preserve">have been </w:t>
      </w:r>
      <w:commentRangeStart w:id="260"/>
      <w:r>
        <w:t>provided</w:t>
      </w:r>
      <w:ins w:id="261" w:author="J A" w:date="2022-03-10T10:45:00Z">
        <w:r w:rsidR="00571E05">
          <w:t xml:space="preserve"> </w:t>
        </w:r>
      </w:ins>
      <w:commentRangeEnd w:id="260"/>
      <w:ins w:id="262" w:author="J A" w:date="2022-03-10T10:48:00Z">
        <w:r w:rsidR="00571E05">
          <w:rPr>
            <w:rStyle w:val="CommentReference"/>
          </w:rPr>
          <w:commentReference w:id="260"/>
        </w:r>
      </w:ins>
      <w:ins w:id="263" w:author="J A" w:date="2022-03-10T10:45:00Z">
        <w:r w:rsidR="00571E05">
          <w:t>for three locations: Kyoto, Liestal, and Washington</w:t>
        </w:r>
      </w:ins>
      <w:r>
        <w:t>. In</w:t>
      </w:r>
      <w:del w:id="264" w:author="J A" w:date="2022-03-10T10:51:00Z">
        <w:r w:rsidDel="00571E05">
          <w:delText xml:space="preserve"> Washington DC</w:delText>
        </w:r>
      </w:del>
      <w:ins w:id="265" w:author="J A" w:date="2022-03-10T10:51:00Z">
        <w:r w:rsidR="00571E05">
          <w:t xml:space="preserve"> our dataset</w:t>
        </w:r>
      </w:ins>
      <w:r>
        <w:t xml:space="preserve">, </w:t>
      </w:r>
      <w:del w:id="266" w:author="J A" w:date="2022-03-10T10:51:00Z">
        <w:r w:rsidDel="00571E05">
          <w:delText>the</w:delText>
        </w:r>
        <w:r w:rsidDel="00571E05">
          <w:rPr>
            <w:spacing w:val="1"/>
          </w:rPr>
          <w:delText xml:space="preserve"> </w:delText>
        </w:r>
      </w:del>
      <w:r>
        <w:t>historic</w:t>
      </w:r>
      <w:del w:id="267" w:author="J A" w:date="2022-03-10T10:51:00Z">
        <w:r w:rsidDel="00571E05">
          <w:delText>al</w:delText>
        </w:r>
      </w:del>
      <w:r>
        <w:t xml:space="preserve"> </w:t>
      </w:r>
      <w:ins w:id="268" w:author="J A" w:date="2022-03-10T10:51:00Z">
        <w:r w:rsidR="00571E05">
          <w:t xml:space="preserve">peak </w:t>
        </w:r>
      </w:ins>
      <w:r>
        <w:t xml:space="preserve">bloom dates </w:t>
      </w:r>
      <w:del w:id="269" w:author="J A" w:date="2022-03-10T10:51:00Z">
        <w:r w:rsidDel="00571E05">
          <w:delText xml:space="preserve">data </w:delText>
        </w:r>
      </w:del>
      <w:ins w:id="270" w:author="J A" w:date="2022-03-10T10:51:00Z">
        <w:r w:rsidR="00571E05">
          <w:t xml:space="preserve"> </w:t>
        </w:r>
      </w:ins>
      <w:r>
        <w:t>rang</w:t>
      </w:r>
      <w:r>
        <w:t>e from 1921</w:t>
      </w:r>
      <w:ins w:id="271" w:author="J A" w:date="2022-03-10T10:52:00Z">
        <w:r w:rsidR="00571E05">
          <w:t>-</w:t>
        </w:r>
      </w:ins>
      <w:del w:id="272" w:author="J A" w:date="2022-03-10T10:51:00Z">
        <w:r w:rsidDel="00571E05">
          <w:delText xml:space="preserve"> to </w:delText>
        </w:r>
      </w:del>
      <w:r>
        <w:t>2021</w:t>
      </w:r>
      <w:ins w:id="273" w:author="J A" w:date="2022-03-10T10:58:00Z">
        <w:r w:rsidR="00571E05">
          <w:t>for Washington,</w:t>
        </w:r>
      </w:ins>
      <w:del w:id="274" w:author="J A" w:date="2022-03-10T10:52:00Z">
        <w:r w:rsidDel="00571E05">
          <w:delText>; in Kyoto, they range</w:delText>
        </w:r>
      </w:del>
      <w:r>
        <w:t xml:space="preserve"> from 1888</w:t>
      </w:r>
      <w:ins w:id="275" w:author="J A" w:date="2022-03-10T10:52:00Z">
        <w:r w:rsidR="00571E05">
          <w:t>-</w:t>
        </w:r>
      </w:ins>
      <w:r>
        <w:t xml:space="preserve"> </w:t>
      </w:r>
      <w:del w:id="276" w:author="J A" w:date="2022-03-10T10:52:00Z">
        <w:r w:rsidDel="00571E05">
          <w:delText>to</w:delText>
        </w:r>
        <w:r w:rsidDel="00571E05">
          <w:delText xml:space="preserve"> </w:delText>
        </w:r>
      </w:del>
      <w:r>
        <w:t>2021</w:t>
      </w:r>
      <w:ins w:id="277" w:author="J A" w:date="2022-03-10T10:52:00Z">
        <w:r w:rsidR="00571E05">
          <w:t xml:space="preserve"> for Kyoto, and </w:t>
        </w:r>
      </w:ins>
      <w:del w:id="278" w:author="J A" w:date="2022-03-10T10:52:00Z">
        <w:r w:rsidDel="00571E05">
          <w:delText>; in Liestal,</w:delText>
        </w:r>
        <w:r w:rsidDel="00571E05">
          <w:rPr>
            <w:spacing w:val="-52"/>
          </w:rPr>
          <w:delText xml:space="preserve"> </w:delText>
        </w:r>
        <w:r w:rsidDel="00571E05">
          <w:delText xml:space="preserve">they range </w:delText>
        </w:r>
      </w:del>
      <w:r>
        <w:t>from 1894</w:t>
      </w:r>
      <w:ins w:id="279" w:author="J A" w:date="2022-03-10T10:53:00Z">
        <w:r w:rsidR="00571E05">
          <w:t>-</w:t>
        </w:r>
      </w:ins>
      <w:del w:id="280" w:author="J A" w:date="2022-03-10T10:53:00Z">
        <w:r w:rsidDel="00571E05">
          <w:delText xml:space="preserve"> </w:delText>
        </w:r>
      </w:del>
      <w:del w:id="281" w:author="J A" w:date="2022-03-10T10:52:00Z">
        <w:r w:rsidDel="00571E05">
          <w:delText xml:space="preserve">to </w:delText>
        </w:r>
      </w:del>
      <w:r>
        <w:t>2</w:t>
      </w:r>
      <w:r>
        <w:t>021</w:t>
      </w:r>
      <w:ins w:id="282" w:author="J A" w:date="2022-03-10T10:53:00Z">
        <w:r w:rsidR="00571E05">
          <w:t xml:space="preserve"> for Liestal</w:t>
        </w:r>
      </w:ins>
      <w:ins w:id="283" w:author="J A" w:date="2022-03-10T10:58:00Z">
        <w:r w:rsidR="00571E05">
          <w:t>.</w:t>
        </w:r>
      </w:ins>
      <w:del w:id="284" w:author="J A" w:date="2022-03-10T10:58:00Z">
        <w:r w:rsidDel="00571E05">
          <w:delText>; and in</w:delText>
        </w:r>
      </w:del>
      <w:r>
        <w:t xml:space="preserve"> </w:t>
      </w:r>
      <w:ins w:id="285" w:author="J A" w:date="2022-03-10T10:58:00Z">
        <w:r w:rsidR="00571E05">
          <w:t xml:space="preserve">For </w:t>
        </w:r>
      </w:ins>
      <w:r>
        <w:t xml:space="preserve">Vancouver, </w:t>
      </w:r>
      <w:del w:id="286" w:author="J A" w:date="2022-03-10T10:58:00Z">
        <w:r w:rsidDel="00571E05">
          <w:delText>there is</w:delText>
        </w:r>
      </w:del>
      <w:r>
        <w:t xml:space="preserve"> no historic data</w:t>
      </w:r>
      <w:ins w:id="287" w:author="J A" w:date="2022-03-10T10:58:00Z">
        <w:r w:rsidR="00571E05">
          <w:t xml:space="preserve"> was available</w:t>
        </w:r>
      </w:ins>
      <w:r>
        <w:t xml:space="preserve">. We used the </w:t>
      </w:r>
      <w:commentRangeStart w:id="288"/>
      <w:r>
        <w:t>bloom day of the</w:t>
      </w:r>
      <w:r>
        <w:rPr>
          <w:spacing w:val="-52"/>
        </w:rPr>
        <w:t xml:space="preserve"> </w:t>
      </w:r>
      <w:r>
        <w:t xml:space="preserve">year </w:t>
      </w:r>
      <w:commentRangeEnd w:id="288"/>
      <w:r w:rsidR="00571E05">
        <w:rPr>
          <w:rStyle w:val="CommentReference"/>
        </w:rPr>
        <w:commentReference w:id="288"/>
      </w:r>
      <w:r>
        <w:t>as the dependent variable</w:t>
      </w:r>
      <w:ins w:id="289" w:author="J A" w:date="2022-03-10T11:00:00Z">
        <w:r w:rsidR="00571E05">
          <w:t xml:space="preserve"> for our model</w:t>
        </w:r>
      </w:ins>
      <w:r>
        <w:t xml:space="preserve">. </w:t>
      </w:r>
      <w:del w:id="290" w:author="J A" w:date="2022-03-10T11:02:00Z">
        <w:r w:rsidDel="00571E05">
          <w:delText xml:space="preserve">For different locations, </w:delText>
        </w:r>
      </w:del>
      <w:ins w:id="291" w:author="J A" w:date="2022-03-10T11:02:00Z">
        <w:r w:rsidR="00571E05">
          <w:t xml:space="preserve">Data for covariates were collected through the </w:t>
        </w:r>
        <w:commentRangeStart w:id="292"/>
        <w:r w:rsidR="00571E05">
          <w:t>National Oceanic and Atmospheric</w:t>
        </w:r>
      </w:ins>
      <w:ins w:id="293" w:author="J A" w:date="2022-03-10T11:03:00Z">
        <w:r w:rsidR="00571E05">
          <w:t xml:space="preserve"> Administration</w:t>
        </w:r>
      </w:ins>
      <w:commentRangeEnd w:id="292"/>
      <w:ins w:id="294" w:author="J A" w:date="2022-03-10T11:05:00Z">
        <w:r w:rsidR="00571E05">
          <w:rPr>
            <w:rStyle w:val="CommentReference"/>
          </w:rPr>
          <w:commentReference w:id="292"/>
        </w:r>
      </w:ins>
      <w:ins w:id="295" w:author="J A" w:date="2022-03-10T11:03:00Z">
        <w:r w:rsidR="00571E05">
          <w:t xml:space="preserve"> (NOAA) website</w:t>
        </w:r>
      </w:ins>
      <w:ins w:id="296" w:author="J A" w:date="2022-03-10T11:02:00Z">
        <w:r w:rsidR="00571E05">
          <w:t xml:space="preserve"> </w:t>
        </w:r>
      </w:ins>
      <w:del w:id="297" w:author="J A" w:date="2022-03-10T11:03:00Z">
        <w:r w:rsidDel="00571E05">
          <w:delText>we used the website NO</w:delText>
        </w:r>
        <w:r w:rsidDel="00571E05">
          <w:delText>AA</w:delText>
        </w:r>
        <w:r w:rsidDel="00571E05">
          <w:rPr>
            <w:spacing w:val="1"/>
          </w:rPr>
          <w:delText xml:space="preserve"> </w:delText>
        </w:r>
      </w:del>
      <w:r>
        <w:t>(http</w:t>
      </w:r>
      <w:hyperlink r:id="rId9">
        <w:r>
          <w:t>s://w</w:t>
        </w:r>
      </w:hyperlink>
      <w:r>
        <w:t>ww.n</w:t>
      </w:r>
      <w:hyperlink r:id="rId10">
        <w:r>
          <w:t xml:space="preserve">oaa.gov/) </w:t>
        </w:r>
      </w:hyperlink>
      <w:del w:id="298" w:author="J A" w:date="2022-03-10T11:03:00Z">
        <w:r w:rsidDel="00571E05">
          <w:delText>to collect covariates data based on</w:delText>
        </w:r>
      </w:del>
      <w:ins w:id="299" w:author="J A" w:date="2022-03-10T11:03:00Z">
        <w:r w:rsidR="00571E05">
          <w:t xml:space="preserve"> from weather stations</w:t>
        </w:r>
      </w:ins>
      <w:ins w:id="300" w:author="J A" w:date="2022-03-10T11:04:00Z">
        <w:r w:rsidR="00571E05">
          <w:t xml:space="preserve"> with</w:t>
        </w:r>
      </w:ins>
      <w:r>
        <w:t xml:space="preserve"> similar latitude, longitude, and altitude</w:t>
      </w:r>
      <w:ins w:id="301" w:author="J A" w:date="2022-03-10T11:04:00Z">
        <w:r w:rsidR="00571E05">
          <w:t xml:space="preserve"> as the precise location of the cherry trees in each of the cities observed in our study</w:t>
        </w:r>
      </w:ins>
      <w:r>
        <w:t>. The</w:t>
      </w:r>
      <w:r>
        <w:rPr>
          <w:spacing w:val="1"/>
        </w:rPr>
        <w:t xml:space="preserve"> </w:t>
      </w:r>
      <w:r>
        <w:t xml:space="preserve">data set we found has 26 variables, </w:t>
      </w:r>
      <w:del w:id="302" w:author="J A" w:date="2022-03-10T11:07:00Z">
        <w:r w:rsidDel="00571E05">
          <w:delText xml:space="preserve">such as </w:delText>
        </w:r>
      </w:del>
      <w:ins w:id="303" w:author="J A" w:date="2022-03-10T11:07:00Z">
        <w:r w:rsidR="00571E05">
          <w:t xml:space="preserve"> including </w:t>
        </w:r>
      </w:ins>
      <w:commentRangeStart w:id="304"/>
      <w:ins w:id="305" w:author="J A" w:date="2022-03-10T11:14:00Z">
        <w:r w:rsidR="00571E05">
          <w:t>temperature</w:t>
        </w:r>
        <w:commentRangeEnd w:id="304"/>
        <w:r w:rsidR="00571E05">
          <w:rPr>
            <w:rStyle w:val="CommentReference"/>
          </w:rPr>
          <w:commentReference w:id="304"/>
        </w:r>
        <w:r w:rsidR="00571E05">
          <w:t xml:space="preserve">, </w:t>
        </w:r>
      </w:ins>
      <w:r>
        <w:t xml:space="preserve">extreme temperature </w:t>
      </w:r>
      <w:r>
        <w:t>(</w:t>
      </w:r>
      <w:commentRangeStart w:id="306"/>
      <w:del w:id="307" w:author="J A" w:date="2022-03-10T11:13:00Z">
        <w:r w:rsidDel="00571E05">
          <w:delText>EMNT and EMXT</w:delText>
        </w:r>
        <w:commentRangeEnd w:id="306"/>
        <w:r w:rsidR="00571E05" w:rsidDel="00571E05">
          <w:rPr>
            <w:rStyle w:val="CommentReference"/>
          </w:rPr>
          <w:commentReference w:id="306"/>
        </w:r>
      </w:del>
      <w:r>
        <w:t xml:space="preserve">), </w:t>
      </w:r>
      <w:del w:id="308" w:author="J A" w:date="2022-03-10T11:14:00Z">
        <w:r w:rsidDel="00571E05">
          <w:delText>temperature</w:delText>
        </w:r>
        <w:r w:rsidDel="00571E05">
          <w:rPr>
            <w:spacing w:val="1"/>
          </w:rPr>
          <w:delText xml:space="preserve"> </w:delText>
        </w:r>
      </w:del>
      <w:r>
        <w:t>(</w:t>
      </w:r>
      <w:del w:id="309" w:author="J A" w:date="2022-03-10T11:13:00Z">
        <w:r w:rsidDel="00571E05">
          <w:delText>TAVG,</w:delText>
        </w:r>
        <w:r w:rsidDel="00571E05">
          <w:rPr>
            <w:spacing w:val="-2"/>
          </w:rPr>
          <w:delText xml:space="preserve"> </w:delText>
        </w:r>
        <w:r w:rsidDel="00571E05">
          <w:delText>TMAX,</w:delText>
        </w:r>
        <w:r w:rsidDel="00571E05">
          <w:rPr>
            <w:spacing w:val="-1"/>
          </w:rPr>
          <w:delText xml:space="preserve"> </w:delText>
        </w:r>
        <w:r w:rsidDel="00571E05">
          <w:delText>and</w:delText>
        </w:r>
        <w:r w:rsidDel="00571E05">
          <w:rPr>
            <w:spacing w:val="-1"/>
          </w:rPr>
          <w:delText xml:space="preserve"> </w:delText>
        </w:r>
        <w:r w:rsidDel="00571E05">
          <w:delText>TMIN</w:delText>
        </w:r>
      </w:del>
      <w:r>
        <w:t>),</w:t>
      </w:r>
      <w:r>
        <w:rPr>
          <w:spacing w:val="-2"/>
        </w:rPr>
        <w:t xml:space="preserve"> </w:t>
      </w:r>
      <w:r>
        <w:t>and</w:t>
      </w:r>
      <w:r>
        <w:rPr>
          <w:spacing w:val="-1"/>
        </w:rPr>
        <w:t xml:space="preserve"> </w:t>
      </w:r>
      <w:r>
        <w:t>precipitation</w:t>
      </w:r>
      <w:r>
        <w:rPr>
          <w:spacing w:val="-1"/>
        </w:rPr>
        <w:t xml:space="preserve"> </w:t>
      </w:r>
      <w:r>
        <w:t>(</w:t>
      </w:r>
      <w:commentRangeStart w:id="310"/>
      <w:del w:id="311" w:author="J A" w:date="2022-03-10T11:13:00Z">
        <w:r w:rsidDel="00571E05">
          <w:delText>EMXP</w:delText>
        </w:r>
        <w:r w:rsidDel="00571E05">
          <w:rPr>
            <w:spacing w:val="-2"/>
          </w:rPr>
          <w:delText xml:space="preserve"> </w:delText>
        </w:r>
        <w:r w:rsidDel="00571E05">
          <w:delText>and</w:delText>
        </w:r>
        <w:r w:rsidDel="00571E05">
          <w:rPr>
            <w:spacing w:val="-1"/>
          </w:rPr>
          <w:delText xml:space="preserve"> </w:delText>
        </w:r>
        <w:r w:rsidDel="00571E05">
          <w:delText>PRCP</w:delText>
        </w:r>
        <w:commentRangeEnd w:id="310"/>
        <w:r w:rsidR="00571E05" w:rsidDel="00571E05">
          <w:rPr>
            <w:rStyle w:val="CommentReference"/>
          </w:rPr>
          <w:commentReference w:id="310"/>
        </w:r>
      </w:del>
      <w:r>
        <w:t>).</w:t>
      </w:r>
    </w:p>
    <w:p w14:paraId="7296A9FC" w14:textId="77777777" w:rsidR="003735F8" w:rsidRDefault="003735F8">
      <w:pPr>
        <w:pStyle w:val="BodyText"/>
        <w:spacing w:before="8"/>
        <w:rPr>
          <w:sz w:val="21"/>
        </w:rPr>
      </w:pPr>
    </w:p>
    <w:p w14:paraId="19042215" w14:textId="721CB9D0" w:rsidR="003735F8" w:rsidRDefault="004E0E58">
      <w:pPr>
        <w:pStyle w:val="BodyText"/>
        <w:ind w:left="100" w:right="1404"/>
      </w:pPr>
      <w:commentRangeStart w:id="312"/>
      <w:r>
        <w:t>The</w:t>
      </w:r>
      <w:r>
        <w:rPr>
          <w:spacing w:val="-3"/>
        </w:rPr>
        <w:t xml:space="preserve"> </w:t>
      </w:r>
      <w:r>
        <w:t>main</w:t>
      </w:r>
      <w:r>
        <w:rPr>
          <w:spacing w:val="-2"/>
        </w:rPr>
        <w:t xml:space="preserve"> </w:t>
      </w:r>
      <w:r>
        <w:t>goal</w:t>
      </w:r>
      <w:r>
        <w:rPr>
          <w:spacing w:val="-3"/>
        </w:rPr>
        <w:t xml:space="preserve"> </w:t>
      </w:r>
      <w:r>
        <w:t>of</w:t>
      </w:r>
      <w:r>
        <w:rPr>
          <w:spacing w:val="-2"/>
        </w:rPr>
        <w:t xml:space="preserve"> </w:t>
      </w:r>
      <w:r>
        <w:t>this</w:t>
      </w:r>
      <w:r>
        <w:rPr>
          <w:spacing w:val="-2"/>
        </w:rPr>
        <w:t xml:space="preserve"> </w:t>
      </w:r>
      <w:r>
        <w:t>study</w:t>
      </w:r>
      <w:r>
        <w:rPr>
          <w:spacing w:val="-3"/>
        </w:rPr>
        <w:t xml:space="preserve"> </w:t>
      </w:r>
      <w:r>
        <w:t>was</w:t>
      </w:r>
      <w:r>
        <w:rPr>
          <w:spacing w:val="-2"/>
        </w:rPr>
        <w:t xml:space="preserve"> </w:t>
      </w:r>
      <w:r>
        <w:t>to</w:t>
      </w:r>
      <w:r>
        <w:rPr>
          <w:spacing w:val="-3"/>
        </w:rPr>
        <w:t xml:space="preserve"> </w:t>
      </w:r>
      <w:r>
        <w:t>forecast</w:t>
      </w:r>
      <w:r>
        <w:rPr>
          <w:spacing w:val="-2"/>
        </w:rPr>
        <w:t xml:space="preserve"> </w:t>
      </w:r>
      <w:r>
        <w:t>the</w:t>
      </w:r>
      <w:r>
        <w:rPr>
          <w:spacing w:val="-2"/>
        </w:rPr>
        <w:t xml:space="preserve"> </w:t>
      </w:r>
      <w:r>
        <w:t>peak</w:t>
      </w:r>
      <w:r>
        <w:rPr>
          <w:spacing w:val="-2"/>
        </w:rPr>
        <w:t xml:space="preserve"> </w:t>
      </w:r>
      <w:r>
        <w:t>bloom</w:t>
      </w:r>
      <w:r>
        <w:rPr>
          <w:spacing w:val="-3"/>
        </w:rPr>
        <w:t xml:space="preserve"> </w:t>
      </w:r>
      <w:r>
        <w:t>days</w:t>
      </w:r>
      <w:r>
        <w:rPr>
          <w:spacing w:val="-2"/>
        </w:rPr>
        <w:t xml:space="preserve"> </w:t>
      </w:r>
      <w:r>
        <w:t>of</w:t>
      </w:r>
      <w:r>
        <w:rPr>
          <w:spacing w:val="-2"/>
        </w:rPr>
        <w:t xml:space="preserve"> </w:t>
      </w:r>
      <w:r>
        <w:t>the</w:t>
      </w:r>
      <w:r>
        <w:rPr>
          <w:spacing w:val="-3"/>
        </w:rPr>
        <w:t xml:space="preserve"> </w:t>
      </w:r>
      <w:r>
        <w:t>year</w:t>
      </w:r>
      <w:r>
        <w:rPr>
          <w:spacing w:val="-2"/>
        </w:rPr>
        <w:t xml:space="preserve"> </w:t>
      </w:r>
      <w:r>
        <w:t>from</w:t>
      </w:r>
      <w:r>
        <w:rPr>
          <w:spacing w:val="-2"/>
        </w:rPr>
        <w:t xml:space="preserve"> </w:t>
      </w:r>
      <w:r>
        <w:t>2022</w:t>
      </w:r>
      <w:r>
        <w:rPr>
          <w:spacing w:val="-3"/>
        </w:rPr>
        <w:t xml:space="preserve"> </w:t>
      </w:r>
      <w:r>
        <w:t>to</w:t>
      </w:r>
      <w:r>
        <w:rPr>
          <w:spacing w:val="-2"/>
        </w:rPr>
        <w:t xml:space="preserve"> </w:t>
      </w:r>
      <w:r>
        <w:t>2033</w:t>
      </w:r>
      <w:r>
        <w:rPr>
          <w:spacing w:val="-2"/>
        </w:rPr>
        <w:t xml:space="preserve"> </w:t>
      </w:r>
      <w:del w:id="313" w:author="J A" w:date="2022-03-10T11:18:00Z">
        <w:r w:rsidDel="00571E05">
          <w:delText>at</w:delText>
        </w:r>
      </w:del>
      <w:r>
        <w:rPr>
          <w:spacing w:val="-3"/>
        </w:rPr>
        <w:t xml:space="preserve"> </w:t>
      </w:r>
      <w:ins w:id="314" w:author="J A" w:date="2022-03-10T11:18:00Z">
        <w:r w:rsidR="00571E05">
          <w:rPr>
            <w:spacing w:val="-3"/>
          </w:rPr>
          <w:t xml:space="preserve">in </w:t>
        </w:r>
      </w:ins>
      <w:r>
        <w:t>four</w:t>
      </w:r>
      <w:r>
        <w:rPr>
          <w:spacing w:val="-52"/>
        </w:rPr>
        <w:t xml:space="preserve"> </w:t>
      </w:r>
      <w:r>
        <w:t>locations</w:t>
      </w:r>
      <w:ins w:id="315" w:author="J A" w:date="2022-03-10T11:18:00Z">
        <w:r w:rsidR="00571E05">
          <w:t>:</w:t>
        </w:r>
      </w:ins>
      <w:del w:id="316" w:author="J A" w:date="2022-03-10T11:18:00Z">
        <w:r w:rsidDel="00571E05">
          <w:delText>,</w:delText>
        </w:r>
      </w:del>
      <w:r>
        <w:rPr>
          <w:spacing w:val="-3"/>
        </w:rPr>
        <w:t xml:space="preserve"> </w:t>
      </w:r>
      <w:commentRangeStart w:id="317"/>
      <w:del w:id="318" w:author="J A" w:date="2022-03-10T11:17:00Z">
        <w:r w:rsidDel="00571E05">
          <w:delText>including</w:delText>
        </w:r>
        <w:r w:rsidDel="00571E05">
          <w:rPr>
            <w:spacing w:val="-3"/>
          </w:rPr>
          <w:delText xml:space="preserve"> </w:delText>
        </w:r>
      </w:del>
      <w:commentRangeEnd w:id="317"/>
      <w:r w:rsidR="00571E05">
        <w:rPr>
          <w:rStyle w:val="CommentReference"/>
        </w:rPr>
        <w:commentReference w:id="317"/>
      </w:r>
      <w:r>
        <w:t>Washington</w:t>
      </w:r>
      <w:ins w:id="319" w:author="J A" w:date="2022-03-10T11:18:00Z">
        <w:r w:rsidR="00571E05">
          <w:t>,</w:t>
        </w:r>
      </w:ins>
      <w:r>
        <w:rPr>
          <w:spacing w:val="-3"/>
        </w:rPr>
        <w:t xml:space="preserve"> </w:t>
      </w:r>
      <w:r>
        <w:t>DC</w:t>
      </w:r>
      <w:ins w:id="320" w:author="J A" w:date="2022-03-10T11:19:00Z">
        <w:r w:rsidR="00571E05">
          <w:t>;</w:t>
        </w:r>
      </w:ins>
      <w:del w:id="321" w:author="J A" w:date="2022-03-10T11:19:00Z">
        <w:r w:rsidDel="00571E05">
          <w:delText>,</w:delText>
        </w:r>
      </w:del>
      <w:r>
        <w:rPr>
          <w:spacing w:val="-3"/>
        </w:rPr>
        <w:t xml:space="preserve"> </w:t>
      </w:r>
      <w:r>
        <w:t>Kyoto</w:t>
      </w:r>
      <w:ins w:id="322" w:author="J A" w:date="2022-03-10T11:19:00Z">
        <w:r w:rsidR="00571E05">
          <w:t>,</w:t>
        </w:r>
      </w:ins>
      <w:r>
        <w:rPr>
          <w:spacing w:val="-2"/>
        </w:rPr>
        <w:t xml:space="preserve"> </w:t>
      </w:r>
      <w:r>
        <w:t>Japan</w:t>
      </w:r>
      <w:ins w:id="323" w:author="J A" w:date="2022-03-10T11:19:00Z">
        <w:r w:rsidR="00571E05">
          <w:t>;</w:t>
        </w:r>
      </w:ins>
      <w:del w:id="324" w:author="J A" w:date="2022-03-10T11:19:00Z">
        <w:r w:rsidDel="00571E05">
          <w:delText>,</w:delText>
        </w:r>
      </w:del>
      <w:r>
        <w:rPr>
          <w:spacing w:val="-3"/>
        </w:rPr>
        <w:t xml:space="preserve"> </w:t>
      </w:r>
      <w:r>
        <w:t>Liestal</w:t>
      </w:r>
      <w:ins w:id="325" w:author="J A" w:date="2022-03-10T11:19:00Z">
        <w:r w:rsidR="00571E05">
          <w:t>,</w:t>
        </w:r>
      </w:ins>
      <w:r>
        <w:rPr>
          <w:spacing w:val="-3"/>
        </w:rPr>
        <w:t xml:space="preserve"> </w:t>
      </w:r>
      <w:r>
        <w:t>Switzerland</w:t>
      </w:r>
      <w:ins w:id="326" w:author="J A" w:date="2022-03-10T11:19:00Z">
        <w:r w:rsidR="00571E05">
          <w:t>;</w:t>
        </w:r>
      </w:ins>
      <w:del w:id="327" w:author="J A" w:date="2022-03-10T11:19:00Z">
        <w:r w:rsidDel="00571E05">
          <w:delText>,</w:delText>
        </w:r>
      </w:del>
      <w:r>
        <w:rPr>
          <w:spacing w:val="-3"/>
        </w:rPr>
        <w:t xml:space="preserve"> </w:t>
      </w:r>
      <w:r>
        <w:t>and</w:t>
      </w:r>
      <w:r>
        <w:rPr>
          <w:spacing w:val="-2"/>
        </w:rPr>
        <w:t xml:space="preserve"> </w:t>
      </w:r>
      <w:r>
        <w:t>Vancouver</w:t>
      </w:r>
      <w:ins w:id="328" w:author="J A" w:date="2022-03-10T11:19:00Z">
        <w:r w:rsidR="00571E05">
          <w:t>,</w:t>
        </w:r>
      </w:ins>
      <w:r>
        <w:rPr>
          <w:spacing w:val="-3"/>
        </w:rPr>
        <w:t xml:space="preserve"> </w:t>
      </w:r>
      <w:r>
        <w:t>Canada.</w:t>
      </w:r>
      <w:commentRangeEnd w:id="312"/>
      <w:r w:rsidR="00571E05">
        <w:rPr>
          <w:rStyle w:val="CommentReference"/>
        </w:rPr>
        <w:commentReference w:id="312"/>
      </w:r>
    </w:p>
    <w:p w14:paraId="04F50FB7" w14:textId="77777777" w:rsidR="008131C0" w:rsidRDefault="008131C0">
      <w:pPr>
        <w:pStyle w:val="Heading1"/>
        <w:spacing w:before="57" w:line="318" w:lineRule="exact"/>
      </w:pPr>
    </w:p>
    <w:p w14:paraId="5CF93B18" w14:textId="1C6B828E" w:rsidR="003735F8" w:rsidDel="00571E05" w:rsidRDefault="004E0E58">
      <w:pPr>
        <w:pStyle w:val="Heading1"/>
        <w:spacing w:before="57" w:line="318" w:lineRule="exact"/>
        <w:rPr>
          <w:del w:id="329" w:author="J A" w:date="2022-03-10T11:22:00Z"/>
        </w:rPr>
      </w:pPr>
      <w:commentRangeStart w:id="330"/>
      <w:del w:id="331" w:author="J A" w:date="2022-03-10T11:22:00Z">
        <w:r w:rsidDel="00571E05">
          <w:delText>Covariate’s</w:delText>
        </w:r>
        <w:r w:rsidDel="00571E05">
          <w:rPr>
            <w:spacing w:val="-5"/>
          </w:rPr>
          <w:delText xml:space="preserve"> </w:delText>
        </w:r>
        <w:commentRangeEnd w:id="330"/>
        <w:r w:rsidR="00571E05" w:rsidDel="00571E05">
          <w:rPr>
            <w:rStyle w:val="CommentReference"/>
            <w:b w:val="0"/>
            <w:bCs w:val="0"/>
          </w:rPr>
          <w:commentReference w:id="330"/>
        </w:r>
        <w:r w:rsidDel="00571E05">
          <w:delText>collection</w:delText>
        </w:r>
      </w:del>
      <w:ins w:id="332" w:author="J A" w:date="2022-03-10T11:22:00Z">
        <w:r w:rsidR="00571E05">
          <w:t>Covariates</w:t>
        </w:r>
      </w:ins>
    </w:p>
    <w:p w14:paraId="605CF915" w14:textId="574D2013" w:rsidR="003735F8" w:rsidRDefault="004E0E58">
      <w:pPr>
        <w:pStyle w:val="BodyText"/>
        <w:spacing w:line="237" w:lineRule="auto"/>
        <w:ind w:left="100" w:right="1440"/>
      </w:pPr>
      <w:commentRangeStart w:id="333"/>
      <w:del w:id="334" w:author="J A" w:date="2022-03-10T11:23:00Z">
        <w:r w:rsidDel="00571E05">
          <w:rPr>
            <w:rFonts w:ascii="PMingLiU"/>
          </w:rPr>
          <w:delText>I</w:delText>
        </w:r>
        <w:r w:rsidDel="00571E05">
          <w:delText>n brief</w:delText>
        </w:r>
      </w:del>
      <w:commentRangeEnd w:id="333"/>
      <w:r w:rsidR="00571E05">
        <w:rPr>
          <w:rStyle w:val="CommentReference"/>
        </w:rPr>
        <w:commentReference w:id="333"/>
      </w:r>
      <w:del w:id="335" w:author="J A" w:date="2022-03-10T11:23:00Z">
        <w:r w:rsidDel="00571E05">
          <w:delText xml:space="preserve">, </w:delText>
        </w:r>
      </w:del>
      <w:del w:id="336" w:author="J A" w:date="2022-03-10T11:25:00Z">
        <w:r w:rsidDel="00571E05">
          <w:delText>b</w:delText>
        </w:r>
      </w:del>
      <w:ins w:id="337" w:author="J A" w:date="2022-03-10T11:25:00Z">
        <w:r w:rsidR="00571E05">
          <w:t>B</w:t>
        </w:r>
      </w:ins>
      <w:r>
        <w:t xml:space="preserve">ecause the </w:t>
      </w:r>
      <w:ins w:id="338" w:author="J A" w:date="2022-03-10T11:25:00Z">
        <w:r w:rsidR="00571E05">
          <w:t xml:space="preserve">timing of </w:t>
        </w:r>
      </w:ins>
      <w:r>
        <w:t>cherry blossom bloom</w:t>
      </w:r>
      <w:ins w:id="339" w:author="J A" w:date="2022-03-10T11:25:00Z">
        <w:r w:rsidR="00571E05">
          <w:t>ing</w:t>
        </w:r>
      </w:ins>
      <w:r>
        <w:t xml:space="preserve"> </w:t>
      </w:r>
      <w:del w:id="340" w:author="J A" w:date="2022-03-10T11:25:00Z">
        <w:r w:rsidDel="00571E05">
          <w:delText xml:space="preserve">date </w:delText>
        </w:r>
      </w:del>
      <w:r>
        <w:t xml:space="preserve">is </w:t>
      </w:r>
      <w:commentRangeStart w:id="341"/>
      <w:r>
        <w:t>highly sensitive to temperature</w:t>
      </w:r>
      <w:commentRangeEnd w:id="341"/>
      <w:r w:rsidR="00571E05">
        <w:rPr>
          <w:rStyle w:val="CommentReference"/>
        </w:rPr>
        <w:commentReference w:id="341"/>
      </w:r>
      <w:r>
        <w:t xml:space="preserve">, we chose </w:t>
      </w:r>
      <w:ins w:id="342" w:author="J A" w:date="2022-03-10T11:26:00Z">
        <w:r w:rsidR="00571E05">
          <w:t xml:space="preserve">several </w:t>
        </w:r>
      </w:ins>
      <w:r>
        <w:t>temperature-</w:t>
      </w:r>
      <w:r>
        <w:rPr>
          <w:spacing w:val="-52"/>
        </w:rPr>
        <w:t xml:space="preserve"> </w:t>
      </w:r>
      <w:r>
        <w:t>related covariates. Due to the high number of missing values for mean temperatur</w:t>
      </w:r>
      <w:r>
        <w:t>e</w:t>
      </w:r>
      <w:del w:id="343" w:author="J A" w:date="2022-03-10T11:28:00Z">
        <w:r w:rsidDel="00571E05">
          <w:delText>s</w:delText>
        </w:r>
      </w:del>
      <w:r>
        <w:t xml:space="preserve"> (TVAG), minimum</w:t>
      </w:r>
      <w:r>
        <w:rPr>
          <w:spacing w:val="1"/>
        </w:rPr>
        <w:t xml:space="preserve"> </w:t>
      </w:r>
      <w:r>
        <w:t>temperature</w:t>
      </w:r>
      <w:del w:id="344" w:author="J A" w:date="2022-03-10T11:28:00Z">
        <w:r w:rsidDel="00571E05">
          <w:delText>s</w:delText>
        </w:r>
      </w:del>
      <w:r>
        <w:t xml:space="preserve"> (TMIN) and extreme minimum temperature</w:t>
      </w:r>
      <w:del w:id="345" w:author="J A" w:date="2022-03-10T11:28:00Z">
        <w:r w:rsidDel="00571E05">
          <w:delText>s</w:delText>
        </w:r>
      </w:del>
      <w:r>
        <w:t xml:space="preserve"> (EMNT) in some locations,</w:t>
      </w:r>
      <w:ins w:id="346" w:author="J A" w:date="2022-03-10T11:28:00Z">
        <w:r w:rsidR="00571E05">
          <w:t xml:space="preserve"> </w:t>
        </w:r>
        <w:commentRangeStart w:id="347"/>
        <w:r w:rsidR="00571E05">
          <w:t xml:space="preserve">we were not able to use these variables in our analysis. </w:t>
        </w:r>
      </w:ins>
      <w:del w:id="348" w:author="J A" w:date="2022-03-10T11:28:00Z">
        <w:r w:rsidDel="00571E05">
          <w:delText xml:space="preserve"> w</w:delText>
        </w:r>
      </w:del>
      <w:ins w:id="349" w:author="J A" w:date="2022-03-10T11:28:00Z">
        <w:r w:rsidR="00571E05">
          <w:t>W</w:t>
        </w:r>
      </w:ins>
      <w:r>
        <w:t>e</w:t>
      </w:r>
      <w:ins w:id="350" w:author="J A" w:date="2022-03-10T11:29:00Z">
        <w:r w:rsidR="00571E05">
          <w:t xml:space="preserve"> instead</w:t>
        </w:r>
      </w:ins>
      <w:r>
        <w:t xml:space="preserve"> chose </w:t>
      </w:r>
      <w:commentRangeEnd w:id="347"/>
      <w:r w:rsidR="00571E05">
        <w:rPr>
          <w:rStyle w:val="CommentReference"/>
        </w:rPr>
        <w:commentReference w:id="347"/>
      </w:r>
      <w:r>
        <w:t>extreme</w:t>
      </w:r>
      <w:r>
        <w:rPr>
          <w:spacing w:val="1"/>
        </w:rPr>
        <w:t xml:space="preserve"> </w:t>
      </w:r>
      <w:r>
        <w:t>maximum</w:t>
      </w:r>
      <w:r>
        <w:rPr>
          <w:spacing w:val="-2"/>
        </w:rPr>
        <w:t xml:space="preserve"> </w:t>
      </w:r>
      <w:r>
        <w:t>temperatures</w:t>
      </w:r>
      <w:r>
        <w:rPr>
          <w:spacing w:val="-1"/>
        </w:rPr>
        <w:t xml:space="preserve"> </w:t>
      </w:r>
      <w:r>
        <w:t>(EMXT)</w:t>
      </w:r>
      <w:r>
        <w:rPr>
          <w:spacing w:val="-2"/>
        </w:rPr>
        <w:t xml:space="preserve"> </w:t>
      </w:r>
      <w:r>
        <w:t>and</w:t>
      </w:r>
      <w:r>
        <w:rPr>
          <w:spacing w:val="-1"/>
        </w:rPr>
        <w:t xml:space="preserve"> </w:t>
      </w:r>
      <w:r>
        <w:t>maximum</w:t>
      </w:r>
      <w:r>
        <w:rPr>
          <w:spacing w:val="-2"/>
        </w:rPr>
        <w:t xml:space="preserve"> </w:t>
      </w:r>
      <w:r>
        <w:t>temperatures</w:t>
      </w:r>
      <w:r>
        <w:rPr>
          <w:spacing w:val="-3"/>
        </w:rPr>
        <w:t xml:space="preserve"> </w:t>
      </w:r>
      <w:r>
        <w:t>(TMAX)</w:t>
      </w:r>
      <w:r>
        <w:rPr>
          <w:spacing w:val="-2"/>
        </w:rPr>
        <w:t xml:space="preserve"> </w:t>
      </w:r>
      <w:r>
        <w:t>as</w:t>
      </w:r>
      <w:r>
        <w:rPr>
          <w:spacing w:val="-1"/>
        </w:rPr>
        <w:t xml:space="preserve"> </w:t>
      </w:r>
      <w:ins w:id="351" w:author="J A" w:date="2022-03-10T11:29:00Z">
        <w:r w:rsidR="00571E05">
          <w:rPr>
            <w:spacing w:val="-1"/>
          </w:rPr>
          <w:t xml:space="preserve">temperature </w:t>
        </w:r>
      </w:ins>
      <w:commentRangeStart w:id="352"/>
      <w:r>
        <w:t>covariates</w:t>
      </w:r>
      <w:ins w:id="353" w:author="J A" w:date="2022-03-10T11:29:00Z">
        <w:r w:rsidR="00571E05">
          <w:t xml:space="preserve"> as the data was more complete for these variables for the four </w:t>
        </w:r>
      </w:ins>
      <w:ins w:id="354" w:author="J A" w:date="2022-03-10T11:30:00Z">
        <w:r w:rsidR="00571E05">
          <w:t>locations</w:t>
        </w:r>
      </w:ins>
      <w:ins w:id="355" w:author="J A" w:date="2022-03-10T11:29:00Z">
        <w:r w:rsidR="00571E05">
          <w:t xml:space="preserve"> of interes</w:t>
        </w:r>
      </w:ins>
      <w:commentRangeEnd w:id="352"/>
      <w:ins w:id="356" w:author="J A" w:date="2022-03-10T11:31:00Z">
        <w:r w:rsidR="00571E05">
          <w:rPr>
            <w:rStyle w:val="CommentReference"/>
          </w:rPr>
          <w:commentReference w:id="352"/>
        </w:r>
      </w:ins>
      <w:ins w:id="357" w:author="J A" w:date="2022-03-10T11:29:00Z">
        <w:r w:rsidR="00571E05">
          <w:t>t</w:t>
        </w:r>
      </w:ins>
      <w:r>
        <w:t>.</w:t>
      </w:r>
    </w:p>
    <w:p w14:paraId="69CC9403" w14:textId="77777777" w:rsidR="003735F8" w:rsidRDefault="003735F8">
      <w:pPr>
        <w:pStyle w:val="BodyText"/>
        <w:spacing w:before="5"/>
        <w:rPr>
          <w:sz w:val="21"/>
        </w:rPr>
      </w:pPr>
    </w:p>
    <w:p w14:paraId="68571AD1" w14:textId="5AE5FAF8" w:rsidR="003735F8" w:rsidRDefault="004E0E58">
      <w:pPr>
        <w:pStyle w:val="BodyText"/>
        <w:ind w:left="100" w:right="1490"/>
      </w:pPr>
      <w:del w:id="358" w:author="J A" w:date="2022-03-10T11:33:00Z">
        <w:r w:rsidDel="00571E05">
          <w:delText>Based on historical peak bloom dates,</w:delText>
        </w:r>
      </w:del>
      <w:r>
        <w:t xml:space="preserve"> </w:t>
      </w:r>
      <w:ins w:id="359" w:author="J A" w:date="2022-03-10T11:33:00Z">
        <w:r w:rsidR="00571E05">
          <w:t>W</w:t>
        </w:r>
      </w:ins>
      <w:del w:id="360" w:author="J A" w:date="2022-03-10T11:33:00Z">
        <w:r w:rsidDel="00571E05">
          <w:delText>w</w:delText>
        </w:r>
      </w:del>
      <w:r>
        <w:t xml:space="preserve">e </w:t>
      </w:r>
      <w:del w:id="361" w:author="J A" w:date="2022-03-10T11:33:00Z">
        <w:r w:rsidDel="00571E05">
          <w:delText xml:space="preserve">roughly </w:delText>
        </w:r>
      </w:del>
      <w:commentRangeStart w:id="362"/>
      <w:r>
        <w:t xml:space="preserve">split the data into </w:t>
      </w:r>
      <w:ins w:id="363" w:author="J A" w:date="2022-03-10T11:33:00Z">
        <w:r w:rsidR="00571E05">
          <w:t xml:space="preserve">roughly </w:t>
        </w:r>
      </w:ins>
      <w:r>
        <w:t>three groups</w:t>
      </w:r>
      <w:ins w:id="364" w:author="J A" w:date="2022-03-10T11:34:00Z">
        <w:r w:rsidR="00571E05">
          <w:t xml:space="preserve"> b</w:t>
        </w:r>
        <w:r w:rsidR="00571E05">
          <w:t>ased on historical peak bloom dates</w:t>
        </w:r>
      </w:ins>
      <w:r>
        <w:t xml:space="preserve"> (i.e., early bloom date,</w:t>
      </w:r>
      <w:r>
        <w:rPr>
          <w:spacing w:val="1"/>
        </w:rPr>
        <w:t xml:space="preserve"> </w:t>
      </w:r>
      <w:r>
        <w:t xml:space="preserve">regular bloom date &amp; late bloom date). </w:t>
      </w:r>
      <w:commentRangeEnd w:id="362"/>
      <w:r w:rsidR="00571E05">
        <w:rPr>
          <w:rStyle w:val="CommentReference"/>
        </w:rPr>
        <w:commentReference w:id="362"/>
      </w:r>
      <w:r>
        <w:t xml:space="preserve">The average </w:t>
      </w:r>
      <w:ins w:id="365" w:author="J A" w:date="2022-03-10T11:42:00Z">
        <w:r w:rsidR="00B650A7">
          <w:t xml:space="preserve">monthly </w:t>
        </w:r>
      </w:ins>
      <w:r>
        <w:t xml:space="preserve">TMAX </w:t>
      </w:r>
      <w:commentRangeStart w:id="366"/>
      <w:del w:id="367" w:author="J A" w:date="2022-03-10T11:42:00Z">
        <w:r w:rsidDel="00B650A7">
          <w:delText xml:space="preserve">of each month </w:delText>
        </w:r>
      </w:del>
      <w:commentRangeEnd w:id="366"/>
      <w:r w:rsidR="00B650A7">
        <w:rPr>
          <w:rStyle w:val="CommentReference"/>
        </w:rPr>
        <w:commentReference w:id="366"/>
      </w:r>
      <w:r>
        <w:t xml:space="preserve">for </w:t>
      </w:r>
      <w:del w:id="368" w:author="J A" w:date="2022-03-10T11:41:00Z">
        <w:r w:rsidDel="00B650A7">
          <w:delText xml:space="preserve">these </w:delText>
        </w:r>
      </w:del>
      <w:ins w:id="369" w:author="J A" w:date="2022-03-10T11:41:00Z">
        <w:r w:rsidR="00B650A7">
          <w:t xml:space="preserve">each of the </w:t>
        </w:r>
      </w:ins>
      <w:r>
        <w:t>three groups</w:t>
      </w:r>
      <w:ins w:id="370" w:author="J A" w:date="2022-03-10T11:43:00Z">
        <w:r w:rsidR="00B650A7">
          <w:t xml:space="preserve"> was</w:t>
        </w:r>
      </w:ins>
      <w:r>
        <w:t xml:space="preserve"> </w:t>
      </w:r>
      <w:commentRangeStart w:id="371"/>
      <w:del w:id="372" w:author="J A" w:date="2022-03-10T11:43:00Z">
        <w:r w:rsidDel="00B650A7">
          <w:delText>is</w:delText>
        </w:r>
      </w:del>
      <w:r>
        <w:rPr>
          <w:spacing w:val="1"/>
        </w:rPr>
        <w:t xml:space="preserve"> </w:t>
      </w:r>
      <w:commentRangeEnd w:id="371"/>
      <w:r w:rsidR="00B650A7">
        <w:rPr>
          <w:rStyle w:val="CommentReference"/>
        </w:rPr>
        <w:commentReference w:id="371"/>
      </w:r>
      <w:r>
        <w:t xml:space="preserve">calculated. Fig. 1 shows </w:t>
      </w:r>
      <w:commentRangeStart w:id="373"/>
      <w:del w:id="374" w:author="J A" w:date="2022-03-10T11:43:00Z">
        <w:r w:rsidDel="00B650A7">
          <w:delText xml:space="preserve">information about the </w:delText>
        </w:r>
      </w:del>
      <w:commentRangeEnd w:id="373"/>
      <w:r w:rsidR="00B650A7">
        <w:rPr>
          <w:rStyle w:val="CommentReference"/>
        </w:rPr>
        <w:commentReference w:id="373"/>
      </w:r>
      <w:r>
        <w:t>monthl</w:t>
      </w:r>
      <w:r>
        <w:t>y maximum temperature over time</w:t>
      </w:r>
      <w:ins w:id="375" w:author="J A" w:date="2022-03-10T11:44:00Z">
        <w:r w:rsidR="00B650A7">
          <w:t xml:space="preserve"> for each of the three locations</w:t>
        </w:r>
      </w:ins>
      <w:r>
        <w:t xml:space="preserve">. Overall, </w:t>
      </w:r>
      <w:commentRangeStart w:id="376"/>
      <w:ins w:id="377" w:author="J A" w:date="2022-03-10T11:45:00Z">
        <w:r w:rsidR="00B650A7">
          <w:t xml:space="preserve">the trend was similar </w:t>
        </w:r>
      </w:ins>
      <w:commentRangeEnd w:id="376"/>
      <w:ins w:id="378" w:author="J A" w:date="2022-03-10T11:46:00Z">
        <w:r w:rsidR="00B650A7">
          <w:rPr>
            <w:rStyle w:val="CommentReference"/>
          </w:rPr>
          <w:commentReference w:id="376"/>
        </w:r>
      </w:ins>
      <w:r>
        <w:t>in</w:t>
      </w:r>
      <w:r>
        <w:rPr>
          <w:spacing w:val="1"/>
        </w:rPr>
        <w:t xml:space="preserve"> </w:t>
      </w:r>
      <w:r>
        <w:t>Washington DC, Liestal, and Kyoto</w:t>
      </w:r>
      <w:del w:id="379" w:author="J A" w:date="2022-03-10T11:46:00Z">
        <w:r w:rsidDel="00B650A7">
          <w:delText>, these three groups have a similar trend</w:delText>
        </w:r>
      </w:del>
      <w:r>
        <w:t xml:space="preserve">. The lowest </w:t>
      </w:r>
      <w:del w:id="380" w:author="J A" w:date="2022-03-10T11:47:00Z">
        <w:r w:rsidDel="00B650A7">
          <w:delText xml:space="preserve">value </w:delText>
        </w:r>
      </w:del>
      <w:ins w:id="381" w:author="J A" w:date="2022-03-10T11:47:00Z">
        <w:r w:rsidR="00B650A7">
          <w:t xml:space="preserve">TMAX </w:t>
        </w:r>
      </w:ins>
      <w:r>
        <w:t>occurs in</w:t>
      </w:r>
      <w:r>
        <w:rPr>
          <w:spacing w:val="1"/>
        </w:rPr>
        <w:t xml:space="preserve"> </w:t>
      </w:r>
      <w:r>
        <w:t>January, followed by a slight increase in February</w:t>
      </w:r>
      <w:ins w:id="382" w:author="J A" w:date="2022-03-10T11:47:00Z">
        <w:r w:rsidR="00B650A7">
          <w:t>.</w:t>
        </w:r>
      </w:ins>
      <w:r>
        <w:t xml:space="preserve"> </w:t>
      </w:r>
      <w:del w:id="383" w:author="J A" w:date="2022-03-10T11:47:00Z">
        <w:r w:rsidDel="00B650A7">
          <w:delText>and t</w:delText>
        </w:r>
      </w:del>
      <w:ins w:id="384" w:author="J A" w:date="2022-03-10T11:47:00Z">
        <w:r w:rsidR="00B650A7">
          <w:t>T</w:t>
        </w:r>
      </w:ins>
      <w:r>
        <w:t xml:space="preserve">here is a jump </w:t>
      </w:r>
      <w:del w:id="385" w:author="J A" w:date="2022-03-10T11:47:00Z">
        <w:r w:rsidDel="00B650A7">
          <w:delText>of</w:delText>
        </w:r>
      </w:del>
      <w:ins w:id="386" w:author="J A" w:date="2022-03-10T11:47:00Z">
        <w:r w:rsidR="00B650A7">
          <w:t>in</w:t>
        </w:r>
      </w:ins>
      <w:r>
        <w:t xml:space="preserve"> TMAX between February and</w:t>
      </w:r>
      <w:r>
        <w:rPr>
          <w:spacing w:val="1"/>
        </w:rPr>
        <w:t xml:space="preserve"> </w:t>
      </w:r>
      <w:r>
        <w:t xml:space="preserve">March. </w:t>
      </w:r>
      <w:del w:id="387" w:author="J A" w:date="2022-03-10T11:50:00Z">
        <w:r w:rsidDel="00B650A7">
          <w:delText>W</w:delText>
        </w:r>
        <w:r w:rsidDel="00B650A7">
          <w:delText xml:space="preserve">hen </w:delText>
        </w:r>
      </w:del>
      <w:ins w:id="388" w:author="J A" w:date="2022-03-10T11:50:00Z">
        <w:r w:rsidR="00B650A7">
          <w:t xml:space="preserve">Of </w:t>
        </w:r>
      </w:ins>
      <w:r>
        <w:t xml:space="preserve">the </w:t>
      </w:r>
      <w:commentRangeStart w:id="389"/>
      <w:r>
        <w:t xml:space="preserve">three </w:t>
      </w:r>
      <w:ins w:id="390" w:author="J A" w:date="2022-03-10T11:50:00Z">
        <w:r w:rsidR="00B650A7">
          <w:t xml:space="preserve">bloom date </w:t>
        </w:r>
      </w:ins>
      <w:r>
        <w:t>groups</w:t>
      </w:r>
      <w:ins w:id="391" w:author="J A" w:date="2022-03-10T11:50:00Z">
        <w:r w:rsidR="00B650A7">
          <w:t>,</w:t>
        </w:r>
      </w:ins>
      <w:r>
        <w:t xml:space="preserve"> </w:t>
      </w:r>
      <w:commentRangeEnd w:id="389"/>
      <w:r w:rsidR="00B650A7">
        <w:rPr>
          <w:rStyle w:val="CommentReference"/>
        </w:rPr>
        <w:commentReference w:id="389"/>
      </w:r>
      <w:del w:id="392" w:author="J A" w:date="2022-03-10T11:51:00Z">
        <w:r w:rsidDel="00B650A7">
          <w:delText>are compared in February and March,</w:delText>
        </w:r>
      </w:del>
      <w:r>
        <w:t xml:space="preserve"> the early bloom date group has the</w:t>
      </w:r>
      <w:r>
        <w:rPr>
          <w:spacing w:val="1"/>
        </w:rPr>
        <w:t xml:space="preserve"> </w:t>
      </w:r>
      <w:r>
        <w:t xml:space="preserve">highest </w:t>
      </w:r>
      <w:commentRangeStart w:id="393"/>
      <w:del w:id="394" w:author="J A" w:date="2022-03-10T11:51:00Z">
        <w:r w:rsidDel="00B650A7">
          <w:delText>maximum temperature</w:delText>
        </w:r>
      </w:del>
      <w:ins w:id="395" w:author="J A" w:date="2022-03-10T11:51:00Z">
        <w:r w:rsidR="00B650A7">
          <w:t xml:space="preserve">TMAX </w:t>
        </w:r>
        <w:commentRangeEnd w:id="393"/>
        <w:r w:rsidR="00B650A7">
          <w:rPr>
            <w:rStyle w:val="CommentReference"/>
          </w:rPr>
          <w:commentReference w:id="393"/>
        </w:r>
      </w:ins>
      <w:ins w:id="396" w:author="J A" w:date="2022-03-10T11:50:00Z">
        <w:r w:rsidR="00B650A7">
          <w:t>in February and March</w:t>
        </w:r>
      </w:ins>
      <w:r>
        <w:t xml:space="preserve">. As a result, we believe that </w:t>
      </w:r>
      <w:del w:id="397" w:author="J A" w:date="2022-03-10T11:54:00Z">
        <w:r w:rsidDel="00B650A7">
          <w:delText xml:space="preserve">the </w:delText>
        </w:r>
      </w:del>
      <w:r>
        <w:t xml:space="preserve">TMAX </w:t>
      </w:r>
      <w:del w:id="398" w:author="J A" w:date="2022-03-10T11:54:00Z">
        <w:r w:rsidDel="00B650A7">
          <w:delText xml:space="preserve">has a </w:delText>
        </w:r>
      </w:del>
      <w:ins w:id="399" w:author="J A" w:date="2022-03-10T11:54:00Z">
        <w:r w:rsidR="00B650A7">
          <w:t xml:space="preserve"> is </w:t>
        </w:r>
      </w:ins>
      <w:r>
        <w:t>correlat</w:t>
      </w:r>
      <w:ins w:id="400" w:author="J A" w:date="2022-03-10T11:54:00Z">
        <w:r w:rsidR="00B650A7">
          <w:t>ed</w:t>
        </w:r>
      </w:ins>
      <w:del w:id="401" w:author="J A" w:date="2022-03-10T11:54:00Z">
        <w:r w:rsidDel="00B650A7">
          <w:delText>ion</w:delText>
        </w:r>
      </w:del>
      <w:r>
        <w:t xml:space="preserve"> with peak bloom</w:t>
      </w:r>
      <w:ins w:id="402" w:author="J A" w:date="2022-03-10T11:54:00Z">
        <w:r w:rsidR="00B650A7">
          <w:t xml:space="preserve"> </w:t>
        </w:r>
      </w:ins>
      <w:r>
        <w:rPr>
          <w:spacing w:val="-52"/>
        </w:rPr>
        <w:t xml:space="preserve"> </w:t>
      </w:r>
      <w:r>
        <w:t>date. We conducted the same analysis on extreme temperatures an</w:t>
      </w:r>
      <w:r>
        <w:t xml:space="preserve">d </w:t>
      </w:r>
      <w:commentRangeStart w:id="403"/>
      <w:del w:id="404" w:author="J A" w:date="2022-03-10T11:54:00Z">
        <w:r w:rsidDel="00B650A7">
          <w:delText xml:space="preserve">discovered </w:delText>
        </w:r>
      </w:del>
      <w:ins w:id="405" w:author="J A" w:date="2022-03-10T11:54:00Z">
        <w:r w:rsidR="00B650A7">
          <w:t>found</w:t>
        </w:r>
        <w:r w:rsidR="00B650A7">
          <w:t xml:space="preserve"> </w:t>
        </w:r>
        <w:commentRangeEnd w:id="403"/>
        <w:r w:rsidR="00B650A7">
          <w:rPr>
            <w:rStyle w:val="CommentReference"/>
          </w:rPr>
          <w:commentReference w:id="403"/>
        </w:r>
      </w:ins>
      <w:r>
        <w:t>that</w:t>
      </w:r>
      <w:commentRangeStart w:id="406"/>
      <w:del w:id="407" w:author="J A" w:date="2022-03-10T11:57:00Z">
        <w:r w:rsidDel="00B650A7">
          <w:delText>, in Fig. 2,</w:delText>
        </w:r>
      </w:del>
      <w:ins w:id="408" w:author="J A" w:date="2022-03-10T11:57:00Z">
        <w:r w:rsidR="00B650A7">
          <w:t>-</w:t>
        </w:r>
        <w:commentRangeEnd w:id="406"/>
        <w:r w:rsidR="00B650A7">
          <w:rPr>
            <w:rStyle w:val="CommentReference"/>
          </w:rPr>
          <w:commentReference w:id="406"/>
        </w:r>
      </w:ins>
      <w:r>
        <w:t xml:space="preserve"> while the</w:t>
      </w:r>
      <w:r>
        <w:rPr>
          <w:spacing w:val="1"/>
        </w:rPr>
        <w:t xml:space="preserve"> </w:t>
      </w:r>
      <w:r>
        <w:t xml:space="preserve">overall difference between the three </w:t>
      </w:r>
      <w:ins w:id="409" w:author="J A" w:date="2022-03-10T11:59:00Z">
        <w:r w:rsidR="00B650A7">
          <w:t xml:space="preserve">bloom date </w:t>
        </w:r>
      </w:ins>
      <w:r>
        <w:t xml:space="preserve">groups was not as </w:t>
      </w:r>
      <w:commentRangeStart w:id="410"/>
      <w:r>
        <w:t xml:space="preserve">significant </w:t>
      </w:r>
      <w:commentRangeEnd w:id="410"/>
      <w:r w:rsidR="00B650A7">
        <w:rPr>
          <w:rStyle w:val="CommentReference"/>
        </w:rPr>
        <w:commentReference w:id="410"/>
      </w:r>
      <w:r>
        <w:t xml:space="preserve">as </w:t>
      </w:r>
      <w:commentRangeStart w:id="411"/>
      <w:r>
        <w:t>the average temperature, extreme</w:t>
      </w:r>
      <w:r>
        <w:rPr>
          <w:spacing w:val="1"/>
        </w:rPr>
        <w:t xml:space="preserve"> </w:t>
      </w:r>
      <w:r>
        <w:t>temperatures</w:t>
      </w:r>
      <w:r>
        <w:rPr>
          <w:spacing w:val="-1"/>
        </w:rPr>
        <w:t xml:space="preserve"> </w:t>
      </w:r>
      <w:r>
        <w:t>have</w:t>
      </w:r>
      <w:r>
        <w:rPr>
          <w:spacing w:val="-1"/>
        </w:rPr>
        <w:t xml:space="preserve"> </w:t>
      </w:r>
      <w:r>
        <w:t>an</w:t>
      </w:r>
      <w:r>
        <w:rPr>
          <w:spacing w:val="-1"/>
        </w:rPr>
        <w:t xml:space="preserve"> </w:t>
      </w:r>
      <w:r>
        <w:t>impact</w:t>
      </w:r>
      <w:r>
        <w:rPr>
          <w:spacing w:val="-1"/>
        </w:rPr>
        <w:t xml:space="preserve"> </w:t>
      </w:r>
      <w:r>
        <w:t>on</w:t>
      </w:r>
      <w:r>
        <w:rPr>
          <w:spacing w:val="-1"/>
        </w:rPr>
        <w:t xml:space="preserve"> </w:t>
      </w:r>
      <w:r>
        <w:t>blooming</w:t>
      </w:r>
      <w:r>
        <w:rPr>
          <w:spacing w:val="-2"/>
        </w:rPr>
        <w:t xml:space="preserve"> </w:t>
      </w:r>
      <w:r>
        <w:t>time.</w:t>
      </w:r>
      <w:commentRangeEnd w:id="411"/>
      <w:r w:rsidR="00B650A7">
        <w:rPr>
          <w:rStyle w:val="CommentReference"/>
        </w:rPr>
        <w:commentReference w:id="411"/>
      </w:r>
      <w:ins w:id="412" w:author="J A" w:date="2022-03-10T12:07:00Z">
        <w:r w:rsidR="00B650A7">
          <w:t xml:space="preserve"> Differences between monthly extreme temperature for Kyoto, Washington, and Liestal are shown in Fig. 2.</w:t>
        </w:r>
      </w:ins>
    </w:p>
    <w:p w14:paraId="70ACBB0F" w14:textId="77777777" w:rsidR="003735F8" w:rsidRDefault="003735F8">
      <w:pPr>
        <w:pStyle w:val="BodyText"/>
        <w:spacing w:before="1"/>
      </w:pPr>
    </w:p>
    <w:p w14:paraId="2D91274F" w14:textId="5C752E65" w:rsidR="003735F8" w:rsidRDefault="004E0E58">
      <w:pPr>
        <w:pStyle w:val="BodyText"/>
        <w:spacing w:before="1"/>
        <w:ind w:left="100" w:right="1467"/>
      </w:pPr>
      <w:commentRangeStart w:id="413"/>
      <w:del w:id="414" w:author="J A" w:date="2022-03-10T12:09:00Z">
        <w:r w:rsidDel="00B650A7">
          <w:delText>Then we visualize the correlation</w:delText>
        </w:r>
        <w:commentRangeEnd w:id="413"/>
        <w:r w:rsidR="00B650A7" w:rsidDel="00B650A7">
          <w:rPr>
            <w:rStyle w:val="CommentReference"/>
          </w:rPr>
          <w:commentReference w:id="413"/>
        </w:r>
        <w:r w:rsidDel="00B650A7">
          <w:delText xml:space="preserve">. </w:delText>
        </w:r>
      </w:del>
      <w:del w:id="415" w:author="J A" w:date="2022-03-10T12:10:00Z">
        <w:r w:rsidDel="00B650A7">
          <w:delText xml:space="preserve">From </w:delText>
        </w:r>
      </w:del>
      <w:r>
        <w:t>Fig</w:t>
      </w:r>
      <w:ins w:id="416" w:author="J A" w:date="2022-03-10T12:10:00Z">
        <w:r w:rsidR="00B650A7">
          <w:t>s</w:t>
        </w:r>
      </w:ins>
      <w:r>
        <w:t>. 3-5</w:t>
      </w:r>
      <w:ins w:id="417" w:author="J A" w:date="2022-03-10T12:10:00Z">
        <w:r w:rsidR="00B650A7">
          <w:t xml:space="preserve"> show correlation matri</w:t>
        </w:r>
      </w:ins>
      <w:ins w:id="418" w:author="J A" w:date="2022-03-10T12:11:00Z">
        <w:r w:rsidR="00B650A7">
          <w:t xml:space="preserve">ces </w:t>
        </w:r>
      </w:ins>
      <w:ins w:id="419" w:author="J A" w:date="2022-03-10T12:10:00Z">
        <w:r w:rsidR="00B650A7">
          <w:t xml:space="preserve">for </w:t>
        </w:r>
      </w:ins>
      <w:ins w:id="420" w:author="J A" w:date="2022-03-10T12:11:00Z">
        <w:r w:rsidR="00B650A7">
          <w:t xml:space="preserve">the dependent variable and covariates included in models for each of the </w:t>
        </w:r>
      </w:ins>
      <w:ins w:id="421" w:author="J A" w:date="2022-03-10T12:12:00Z">
        <w:r w:rsidR="00B650A7">
          <w:t>three bloom locations</w:t>
        </w:r>
      </w:ins>
      <w:ins w:id="422" w:author="J A" w:date="2022-03-10T12:11:00Z">
        <w:r w:rsidR="00B650A7">
          <w:t>.</w:t>
        </w:r>
      </w:ins>
      <w:del w:id="423" w:author="J A" w:date="2022-03-10T12:14:00Z">
        <w:r w:rsidDel="00B650A7">
          <w:delText>, we discover that</w:delText>
        </w:r>
        <w:r w:rsidDel="00B650A7">
          <w:delText xml:space="preserve"> the covariate</w:delText>
        </w:r>
      </w:del>
      <w:ins w:id="424" w:author="J A" w:date="2022-03-10T12:14:00Z">
        <w:r w:rsidR="00B650A7">
          <w:t xml:space="preserve"> The plots show</w:t>
        </w:r>
      </w:ins>
      <w:r>
        <w:t xml:space="preserve"> March maximum</w:t>
      </w:r>
      <w:r>
        <w:rPr>
          <w:spacing w:val="1"/>
        </w:rPr>
        <w:t xml:space="preserve"> </w:t>
      </w:r>
      <w:r>
        <w:t xml:space="preserve">temperature </w:t>
      </w:r>
      <w:commentRangeStart w:id="425"/>
      <w:ins w:id="426" w:author="J A" w:date="2022-03-10T12:14:00Z">
        <w:r w:rsidR="00B650A7">
          <w:t>(</w:t>
        </w:r>
      </w:ins>
      <w:ins w:id="427" w:author="J A" w:date="2022-03-10T12:15:00Z">
        <w:r w:rsidR="00B650A7">
          <w:t xml:space="preserve">TMAX_3) </w:t>
        </w:r>
        <w:commentRangeEnd w:id="425"/>
        <w:r w:rsidR="00B650A7">
          <w:rPr>
            <w:rStyle w:val="CommentReference"/>
          </w:rPr>
          <w:commentReference w:id="425"/>
        </w:r>
      </w:ins>
      <w:r>
        <w:t>is negatively correlated with peak bloom date</w:t>
      </w:r>
      <w:r>
        <w:t xml:space="preserve"> </w:t>
      </w:r>
      <w:ins w:id="428" w:author="J A" w:date="2022-03-10T12:17:00Z">
        <w:r w:rsidR="00B650A7">
          <w:t>i</w:t>
        </w:r>
      </w:ins>
      <w:del w:id="429" w:author="J A" w:date="2022-03-10T12:17:00Z">
        <w:r w:rsidDel="00B650A7">
          <w:delText>I</w:delText>
        </w:r>
      </w:del>
      <w:r>
        <w:t>n Washington</w:t>
      </w:r>
      <w:ins w:id="430" w:author="J A" w:date="2022-03-10T12:17:00Z">
        <w:r w:rsidR="00B650A7">
          <w:t>,</w:t>
        </w:r>
      </w:ins>
      <w:del w:id="431" w:author="J A" w:date="2022-03-10T12:17:00Z">
        <w:r w:rsidDel="00B650A7">
          <w:delText xml:space="preserve"> </w:delText>
        </w:r>
      </w:del>
      <w:r>
        <w:t>DC (r = -0.74), Kyoto (r = -</w:t>
      </w:r>
      <w:r>
        <w:rPr>
          <w:spacing w:val="1"/>
        </w:rPr>
        <w:t xml:space="preserve"> </w:t>
      </w:r>
      <w:r>
        <w:t>0.77), and Liestal (r = -0.7)</w:t>
      </w:r>
      <w:r>
        <w:t xml:space="preserve">, while </w:t>
      </w:r>
      <w:commentRangeStart w:id="432"/>
      <w:ins w:id="433" w:author="J A" w:date="2022-03-10T12:19:00Z">
        <w:r w:rsidR="00B650A7">
          <w:t>in Washington, DC</w:t>
        </w:r>
      </w:ins>
      <w:del w:id="434" w:author="J A" w:date="2022-03-10T12:18:00Z">
        <w:r w:rsidDel="00B650A7">
          <w:delText xml:space="preserve">the covariate </w:delText>
        </w:r>
      </w:del>
      <w:r>
        <w:t>December extreme temperature</w:t>
      </w:r>
      <w:ins w:id="435" w:author="J A" w:date="2022-03-10T12:18:00Z">
        <w:r w:rsidR="00B650A7">
          <w:t xml:space="preserve"> </w:t>
        </w:r>
        <w:commentRangeStart w:id="436"/>
        <w:r w:rsidR="00B650A7">
          <w:t>(TMAX_12)</w:t>
        </w:r>
      </w:ins>
      <w:r>
        <w:t xml:space="preserve"> </w:t>
      </w:r>
      <w:commentRangeEnd w:id="436"/>
      <w:r w:rsidR="00B650A7">
        <w:rPr>
          <w:rStyle w:val="CommentReference"/>
        </w:rPr>
        <w:commentReference w:id="436"/>
      </w:r>
      <w:r>
        <w:t>is positively correlated</w:t>
      </w:r>
      <w:r>
        <w:rPr>
          <w:spacing w:val="1"/>
        </w:rPr>
        <w:t xml:space="preserve"> </w:t>
      </w:r>
      <w:r>
        <w:t xml:space="preserve">with peak bloom date </w:t>
      </w:r>
      <w:del w:id="437" w:author="J A" w:date="2022-03-10T12:19:00Z">
        <w:r w:rsidDel="00B650A7">
          <w:delText xml:space="preserve">in Washington DC </w:delText>
        </w:r>
      </w:del>
      <w:r>
        <w:t xml:space="preserve">(r = 0.2). </w:t>
      </w:r>
      <w:commentRangeEnd w:id="432"/>
      <w:r w:rsidR="00B650A7">
        <w:rPr>
          <w:rStyle w:val="CommentReference"/>
        </w:rPr>
        <w:commentReference w:id="432"/>
      </w:r>
      <w:del w:id="438" w:author="J A" w:date="2022-03-10T12:26:00Z">
        <w:r w:rsidDel="00B650A7">
          <w:delText>In accordance with the above findings</w:delText>
        </w:r>
      </w:del>
      <w:ins w:id="439" w:author="J A" w:date="2022-03-10T12:27:00Z">
        <w:r w:rsidR="00B650A7">
          <w:t xml:space="preserve"> Because </w:t>
        </w:r>
      </w:ins>
      <w:ins w:id="440" w:author="J A" w:date="2022-03-10T12:28:00Z">
        <w:r w:rsidR="00B650A7">
          <w:t>March extreme temperatures and December temperatures were found to</w:t>
        </w:r>
      </w:ins>
      <w:ins w:id="441" w:author="J A" w:date="2022-03-10T12:30:00Z">
        <w:r>
          <w:t xml:space="preserve"> be</w:t>
        </w:r>
      </w:ins>
      <w:ins w:id="442" w:author="J A" w:date="2022-03-10T12:28:00Z">
        <w:r w:rsidR="00B650A7">
          <w:t xml:space="preserve"> the two variables that accounted for the maximum </w:t>
        </w:r>
      </w:ins>
      <w:ins w:id="443" w:author="J A" w:date="2022-03-10T12:30:00Z">
        <w:r>
          <w:t xml:space="preserve">amount of </w:t>
        </w:r>
      </w:ins>
      <w:ins w:id="444" w:author="J A" w:date="2022-03-10T12:28:00Z">
        <w:r w:rsidR="00B650A7">
          <w:t>varia</w:t>
        </w:r>
      </w:ins>
      <w:ins w:id="445" w:author="J A" w:date="2022-03-10T12:30:00Z">
        <w:r>
          <w:t>bility</w:t>
        </w:r>
      </w:ins>
      <w:ins w:id="446" w:author="J A" w:date="2022-03-10T12:28:00Z">
        <w:r w:rsidR="00B650A7">
          <w:t xml:space="preserve"> in bloom times,</w:t>
        </w:r>
      </w:ins>
      <w:del w:id="447" w:author="J A" w:date="2022-03-10T12:29:00Z">
        <w:r w:rsidDel="00B650A7">
          <w:delText xml:space="preserve">, we </w:delText>
        </w:r>
        <w:commentRangeStart w:id="448"/>
        <w:r w:rsidDel="00B650A7">
          <w:delText>collect</w:delText>
        </w:r>
        <w:r w:rsidDel="00B650A7">
          <w:rPr>
            <w:spacing w:val="1"/>
          </w:rPr>
          <w:delText xml:space="preserve"> </w:delText>
        </w:r>
        <w:commentRangeEnd w:id="448"/>
        <w:r w:rsidR="00B650A7" w:rsidDel="00B650A7">
          <w:rPr>
            <w:rStyle w:val="CommentReference"/>
          </w:rPr>
          <w:commentReference w:id="448"/>
        </w:r>
        <w:r w:rsidDel="00B650A7">
          <w:delText>these</w:delText>
        </w:r>
        <w:r w:rsidDel="00B650A7">
          <w:rPr>
            <w:spacing w:val="-4"/>
          </w:rPr>
          <w:delText xml:space="preserve"> </w:delText>
        </w:r>
        <w:r w:rsidDel="00B650A7">
          <w:delText>two</w:delText>
        </w:r>
        <w:r w:rsidDel="00B650A7">
          <w:rPr>
            <w:spacing w:val="-4"/>
          </w:rPr>
          <w:delText xml:space="preserve"> </w:delText>
        </w:r>
        <w:r w:rsidDel="00B650A7">
          <w:delText>covariates</w:delText>
        </w:r>
        <w:r w:rsidDel="00B650A7">
          <w:rPr>
            <w:spacing w:val="-4"/>
          </w:rPr>
          <w:delText xml:space="preserve"> </w:delText>
        </w:r>
        <w:r w:rsidDel="00B650A7">
          <w:delText>maximum</w:delText>
        </w:r>
        <w:r w:rsidDel="00B650A7">
          <w:rPr>
            <w:spacing w:val="-4"/>
          </w:rPr>
          <w:delText xml:space="preserve"> </w:delText>
        </w:r>
        <w:r w:rsidDel="00B650A7">
          <w:delText>temperature</w:delText>
        </w:r>
        <w:r w:rsidDel="00B650A7">
          <w:rPr>
            <w:spacing w:val="-1"/>
          </w:rPr>
          <w:delText xml:space="preserve"> </w:delText>
        </w:r>
        <w:r w:rsidDel="00B650A7">
          <w:delText>from</w:delText>
        </w:r>
        <w:r w:rsidDel="00B650A7">
          <w:rPr>
            <w:spacing w:val="-4"/>
          </w:rPr>
          <w:delText xml:space="preserve"> </w:delText>
        </w:r>
        <w:r w:rsidDel="00B650A7">
          <w:delText>March</w:delText>
        </w:r>
        <w:r w:rsidDel="00B650A7">
          <w:rPr>
            <w:spacing w:val="-3"/>
          </w:rPr>
          <w:delText xml:space="preserve"> </w:delText>
        </w:r>
        <w:r w:rsidDel="00B650A7">
          <w:delText>and</w:delText>
        </w:r>
        <w:r w:rsidDel="00B650A7">
          <w:rPr>
            <w:spacing w:val="-4"/>
          </w:rPr>
          <w:delText xml:space="preserve"> </w:delText>
        </w:r>
        <w:r w:rsidDel="00B650A7">
          <w:delText>extreme</w:delText>
        </w:r>
        <w:r w:rsidDel="00B650A7">
          <w:rPr>
            <w:spacing w:val="-4"/>
          </w:rPr>
          <w:delText xml:space="preserve"> </w:delText>
        </w:r>
        <w:r w:rsidDel="00B650A7">
          <w:delText>temperature</w:delText>
        </w:r>
        <w:r w:rsidDel="00B650A7">
          <w:rPr>
            <w:spacing w:val="-4"/>
          </w:rPr>
          <w:delText xml:space="preserve"> </w:delText>
        </w:r>
        <w:r w:rsidDel="00B650A7">
          <w:delText>from</w:delText>
        </w:r>
        <w:r w:rsidDel="00B650A7">
          <w:rPr>
            <w:spacing w:val="-4"/>
          </w:rPr>
          <w:delText xml:space="preserve"> </w:delText>
        </w:r>
        <w:r w:rsidDel="00B650A7">
          <w:delText>December</w:delText>
        </w:r>
      </w:del>
      <w:ins w:id="449" w:author="J A" w:date="2022-03-10T12:29:00Z">
        <w:r w:rsidR="00B650A7">
          <w:t xml:space="preserve"> </w:t>
        </w:r>
        <w:r w:rsidR="00B650A7">
          <w:t>these two variables were selected as covariates</w:t>
        </w:r>
      </w:ins>
      <w:r>
        <w:rPr>
          <w:spacing w:val="-3"/>
        </w:rPr>
        <w:t xml:space="preserve"> </w:t>
      </w:r>
      <w:r>
        <w:t>for</w:t>
      </w:r>
      <w:r>
        <w:rPr>
          <w:spacing w:val="-4"/>
        </w:rPr>
        <w:t xml:space="preserve"> </w:t>
      </w:r>
      <w:r>
        <w:t>our</w:t>
      </w:r>
      <w:r>
        <w:rPr>
          <w:spacing w:val="-52"/>
        </w:rPr>
        <w:t xml:space="preserve"> </w:t>
      </w:r>
      <w:r>
        <w:t>study</w:t>
      </w:r>
      <w:r>
        <w:t>.</w:t>
      </w:r>
    </w:p>
    <w:p w14:paraId="349DDB17" w14:textId="77777777" w:rsidR="003735F8" w:rsidRDefault="003735F8">
      <w:pPr>
        <w:pStyle w:val="BodyText"/>
        <w:rPr>
          <w:sz w:val="24"/>
        </w:rPr>
      </w:pPr>
    </w:p>
    <w:p w14:paraId="26EACF95" w14:textId="77777777" w:rsidR="003735F8" w:rsidRDefault="003735F8">
      <w:pPr>
        <w:pStyle w:val="BodyText"/>
        <w:spacing w:before="11"/>
        <w:rPr>
          <w:sz w:val="31"/>
        </w:rPr>
      </w:pPr>
    </w:p>
    <w:p w14:paraId="192A52E2" w14:textId="77777777" w:rsidR="003735F8" w:rsidRDefault="004E0E58">
      <w:pPr>
        <w:pStyle w:val="Heading1"/>
        <w:spacing w:line="321" w:lineRule="exact"/>
      </w:pPr>
      <w:r>
        <w:t>Preprocessing</w:t>
      </w:r>
    </w:p>
    <w:p w14:paraId="07BA7415" w14:textId="77777777" w:rsidR="003735F8" w:rsidRDefault="004E0E58">
      <w:pPr>
        <w:pStyle w:val="BodyText"/>
        <w:ind w:left="100" w:right="1465"/>
      </w:pPr>
      <w:r>
        <w:t>We obtain covariates for Washington DC from 1945 to 2021,</w:t>
      </w:r>
      <w:r>
        <w:t xml:space="preserve"> covariates for Kyoto from 1951 to 2021,</w:t>
      </w:r>
      <w:r>
        <w:rPr>
          <w:spacing w:val="1"/>
        </w:rPr>
        <w:t xml:space="preserve"> </w:t>
      </w:r>
      <w:r>
        <w:t>and covariates for Liestal from 1901 to 2021; therefore, only historical data of peak bloom date for these</w:t>
      </w:r>
      <w:r>
        <w:rPr>
          <w:spacing w:val="1"/>
        </w:rPr>
        <w:t xml:space="preserve"> </w:t>
      </w:r>
      <w:r>
        <w:t>years are used. Regarding missing values of TMAX and EMXT, in the Washington covariate data,</w:t>
      </w:r>
      <w:r>
        <w:rPr>
          <w:spacing w:val="1"/>
        </w:rPr>
        <w:t xml:space="preserve"> </w:t>
      </w:r>
      <w:r>
        <w:t>January and February 2022 have missing values, so those two rows are deleted; in the Liestal covariate</w:t>
      </w:r>
      <w:r>
        <w:rPr>
          <w:spacing w:val="1"/>
        </w:rPr>
        <w:t xml:space="preserve"> </w:t>
      </w:r>
      <w:r>
        <w:t>data, the row of January 2022 with missing values is deleted</w:t>
      </w:r>
      <w:r>
        <w:t>, and the missing values of January 2017 are</w:t>
      </w:r>
      <w:r>
        <w:rPr>
          <w:spacing w:val="1"/>
        </w:rPr>
        <w:t xml:space="preserve"> </w:t>
      </w:r>
      <w:r>
        <w:t>handled with "tsclean()"; in the Kyoto covariate data, the rows of 1978-06, 2004-07, 2004-08, 2011-01,</w:t>
      </w:r>
      <w:r>
        <w:rPr>
          <w:spacing w:val="1"/>
        </w:rPr>
        <w:t xml:space="preserve"> </w:t>
      </w:r>
      <w:r>
        <w:t>2012-03, 2012-11, and 2012-12 have the missing values which are similarly handled using "tsclean()."</w:t>
      </w:r>
      <w:r>
        <w:rPr>
          <w:spacing w:val="1"/>
        </w:rPr>
        <w:t xml:space="preserve"> </w:t>
      </w:r>
      <w:r>
        <w:t>tsclean</w:t>
      </w:r>
      <w:r>
        <w:t>() is an useful function that identifies and replaces outliers as well as missing values in a time</w:t>
      </w:r>
      <w:r>
        <w:rPr>
          <w:spacing w:val="1"/>
        </w:rPr>
        <w:t xml:space="preserve"> </w:t>
      </w:r>
      <w:r>
        <w:t>series. Any missing values are replaced with linearly interpolated replacements. It does allow us to utilize</w:t>
      </w:r>
      <w:r>
        <w:rPr>
          <w:spacing w:val="-53"/>
        </w:rPr>
        <w:t xml:space="preserve"> </w:t>
      </w:r>
      <w:r>
        <w:t>forecasting</w:t>
      </w:r>
      <w:r>
        <w:rPr>
          <w:spacing w:val="-2"/>
        </w:rPr>
        <w:t xml:space="preserve"> </w:t>
      </w:r>
      <w:r>
        <w:t>models</w:t>
      </w:r>
      <w:r>
        <w:rPr>
          <w:spacing w:val="-2"/>
        </w:rPr>
        <w:t xml:space="preserve"> </w:t>
      </w:r>
      <w:r>
        <w:t>that</w:t>
      </w:r>
      <w:r>
        <w:rPr>
          <w:spacing w:val="-1"/>
        </w:rPr>
        <w:t xml:space="preserve"> </w:t>
      </w:r>
      <w:r>
        <w:t>are</w:t>
      </w:r>
      <w:r>
        <w:rPr>
          <w:spacing w:val="-2"/>
        </w:rPr>
        <w:t xml:space="preserve"> </w:t>
      </w:r>
      <w:r>
        <w:t>sensitive</w:t>
      </w:r>
      <w:r>
        <w:rPr>
          <w:spacing w:val="-2"/>
        </w:rPr>
        <w:t xml:space="preserve"> </w:t>
      </w:r>
      <w:r>
        <w:t>to</w:t>
      </w:r>
      <w:r>
        <w:rPr>
          <w:spacing w:val="-1"/>
        </w:rPr>
        <w:t xml:space="preserve"> </w:t>
      </w:r>
      <w:r>
        <w:t>outlier</w:t>
      </w:r>
      <w:r>
        <w:t>s</w:t>
      </w:r>
      <w:r>
        <w:rPr>
          <w:spacing w:val="-2"/>
        </w:rPr>
        <w:t xml:space="preserve"> </w:t>
      </w:r>
      <w:r>
        <w:t>or</w:t>
      </w:r>
      <w:r>
        <w:rPr>
          <w:spacing w:val="-2"/>
        </w:rPr>
        <w:t xml:space="preserve"> </w:t>
      </w:r>
      <w:r>
        <w:t>do</w:t>
      </w:r>
      <w:r>
        <w:rPr>
          <w:spacing w:val="-1"/>
        </w:rPr>
        <w:t xml:space="preserve"> </w:t>
      </w:r>
      <w:r>
        <w:t>not</w:t>
      </w:r>
      <w:r>
        <w:rPr>
          <w:spacing w:val="-2"/>
        </w:rPr>
        <w:t xml:space="preserve"> </w:t>
      </w:r>
      <w:r>
        <w:t>handle</w:t>
      </w:r>
      <w:r>
        <w:rPr>
          <w:spacing w:val="-2"/>
        </w:rPr>
        <w:t xml:space="preserve"> </w:t>
      </w:r>
      <w:r>
        <w:t>missing</w:t>
      </w:r>
      <w:r>
        <w:rPr>
          <w:spacing w:val="-1"/>
        </w:rPr>
        <w:t xml:space="preserve"> </w:t>
      </w:r>
      <w:r>
        <w:t>values.</w:t>
      </w:r>
    </w:p>
    <w:p w14:paraId="17040427" w14:textId="77777777" w:rsidR="003735F8" w:rsidRDefault="003735F8">
      <w:pPr>
        <w:pStyle w:val="BodyText"/>
      </w:pPr>
    </w:p>
    <w:p w14:paraId="101FFA54" w14:textId="77777777" w:rsidR="003735F8" w:rsidRDefault="004E0E58">
      <w:pPr>
        <w:pStyle w:val="BodyText"/>
        <w:ind w:left="100" w:right="1404"/>
      </w:pPr>
      <w:r>
        <w:t>We</w:t>
      </w:r>
      <w:r>
        <w:rPr>
          <w:spacing w:val="-3"/>
        </w:rPr>
        <w:t xml:space="preserve"> </w:t>
      </w:r>
      <w:r>
        <w:t>split</w:t>
      </w:r>
      <w:r>
        <w:rPr>
          <w:spacing w:val="-3"/>
        </w:rPr>
        <w:t xml:space="preserve"> </w:t>
      </w:r>
      <w:r>
        <w:t>the</w:t>
      </w:r>
      <w:r>
        <w:rPr>
          <w:spacing w:val="-3"/>
        </w:rPr>
        <w:t xml:space="preserve"> </w:t>
      </w:r>
      <w:r>
        <w:t>entire</w:t>
      </w:r>
      <w:r>
        <w:rPr>
          <w:spacing w:val="-2"/>
        </w:rPr>
        <w:t xml:space="preserve"> </w:t>
      </w:r>
      <w:r>
        <w:t>datasets</w:t>
      </w:r>
      <w:r>
        <w:rPr>
          <w:spacing w:val="-3"/>
        </w:rPr>
        <w:t xml:space="preserve"> </w:t>
      </w:r>
      <w:r>
        <w:t>into</w:t>
      </w:r>
      <w:r>
        <w:rPr>
          <w:spacing w:val="-3"/>
        </w:rPr>
        <w:t xml:space="preserve"> </w:t>
      </w:r>
      <w:r>
        <w:t>90%</w:t>
      </w:r>
      <w:r>
        <w:rPr>
          <w:spacing w:val="-2"/>
        </w:rPr>
        <w:t xml:space="preserve"> </w:t>
      </w:r>
      <w:r>
        <w:t>training</w:t>
      </w:r>
      <w:r>
        <w:rPr>
          <w:spacing w:val="-3"/>
        </w:rPr>
        <w:t xml:space="preserve"> </w:t>
      </w:r>
      <w:r>
        <w:t>and</w:t>
      </w:r>
      <w:r>
        <w:rPr>
          <w:spacing w:val="-3"/>
        </w:rPr>
        <w:t xml:space="preserve"> </w:t>
      </w:r>
      <w:r>
        <w:t>10%</w:t>
      </w:r>
      <w:r>
        <w:rPr>
          <w:spacing w:val="-2"/>
        </w:rPr>
        <w:t xml:space="preserve"> </w:t>
      </w:r>
      <w:r>
        <w:t>testing,</w:t>
      </w:r>
      <w:r>
        <w:rPr>
          <w:spacing w:val="-3"/>
        </w:rPr>
        <w:t xml:space="preserve"> </w:t>
      </w:r>
      <w:r>
        <w:t>and</w:t>
      </w:r>
      <w:r>
        <w:rPr>
          <w:spacing w:val="-3"/>
        </w:rPr>
        <w:t xml:space="preserve"> </w:t>
      </w:r>
      <w:r>
        <w:t>we</w:t>
      </w:r>
      <w:r>
        <w:rPr>
          <w:spacing w:val="-2"/>
        </w:rPr>
        <w:t xml:space="preserve"> </w:t>
      </w:r>
      <w:r>
        <w:t>only</w:t>
      </w:r>
      <w:r>
        <w:rPr>
          <w:spacing w:val="-3"/>
        </w:rPr>
        <w:t xml:space="preserve"> </w:t>
      </w:r>
      <w:r>
        <w:t>used</w:t>
      </w:r>
      <w:r>
        <w:rPr>
          <w:spacing w:val="-3"/>
        </w:rPr>
        <w:t xml:space="preserve"> </w:t>
      </w:r>
      <w:r>
        <w:t>TMAX</w:t>
      </w:r>
      <w:r>
        <w:rPr>
          <w:spacing w:val="-2"/>
        </w:rPr>
        <w:t xml:space="preserve"> </w:t>
      </w:r>
      <w:r>
        <w:t>from</w:t>
      </w:r>
      <w:r>
        <w:rPr>
          <w:spacing w:val="-3"/>
        </w:rPr>
        <w:t xml:space="preserve"> </w:t>
      </w:r>
      <w:r>
        <w:t>March</w:t>
      </w:r>
      <w:r>
        <w:rPr>
          <w:spacing w:val="-3"/>
        </w:rPr>
        <w:t xml:space="preserve"> </w:t>
      </w:r>
      <w:r>
        <w:t>and</w:t>
      </w:r>
      <w:r>
        <w:rPr>
          <w:spacing w:val="-52"/>
        </w:rPr>
        <w:t xml:space="preserve"> </w:t>
      </w:r>
      <w:r>
        <w:t>EMXT</w:t>
      </w:r>
      <w:r>
        <w:rPr>
          <w:spacing w:val="-2"/>
        </w:rPr>
        <w:t xml:space="preserve"> </w:t>
      </w:r>
      <w:r>
        <w:t>from</w:t>
      </w:r>
      <w:r>
        <w:rPr>
          <w:spacing w:val="-1"/>
        </w:rPr>
        <w:t xml:space="preserve"> </w:t>
      </w:r>
      <w:r>
        <w:t>December</w:t>
      </w:r>
      <w:r>
        <w:rPr>
          <w:spacing w:val="-1"/>
        </w:rPr>
        <w:t xml:space="preserve"> </w:t>
      </w:r>
      <w:r>
        <w:t>as</w:t>
      </w:r>
      <w:r>
        <w:rPr>
          <w:spacing w:val="-1"/>
        </w:rPr>
        <w:t xml:space="preserve"> </w:t>
      </w:r>
      <w:r>
        <w:t>covariates</w:t>
      </w:r>
      <w:r>
        <w:rPr>
          <w:spacing w:val="-2"/>
        </w:rPr>
        <w:t xml:space="preserve"> </w:t>
      </w:r>
      <w:r>
        <w:t>in</w:t>
      </w:r>
      <w:r>
        <w:rPr>
          <w:spacing w:val="-1"/>
        </w:rPr>
        <w:t xml:space="preserve"> </w:t>
      </w:r>
      <w:r>
        <w:t>this</w:t>
      </w:r>
      <w:r>
        <w:rPr>
          <w:spacing w:val="-1"/>
        </w:rPr>
        <w:t xml:space="preserve"> </w:t>
      </w:r>
      <w:r>
        <w:t>analysis.</w:t>
      </w:r>
    </w:p>
    <w:p w14:paraId="35D317CC" w14:textId="77777777" w:rsidR="003735F8" w:rsidRDefault="003735F8">
      <w:pPr>
        <w:pStyle w:val="BodyText"/>
        <w:rPr>
          <w:sz w:val="24"/>
        </w:rPr>
      </w:pPr>
    </w:p>
    <w:p w14:paraId="7E44B82F" w14:textId="77777777" w:rsidR="003735F8" w:rsidRDefault="003735F8">
      <w:pPr>
        <w:pStyle w:val="BodyText"/>
        <w:spacing w:before="7"/>
        <w:rPr>
          <w:sz w:val="25"/>
        </w:rPr>
      </w:pPr>
    </w:p>
    <w:p w14:paraId="2D5AE36E" w14:textId="77777777" w:rsidR="003735F8" w:rsidRDefault="004E0E58">
      <w:pPr>
        <w:pStyle w:val="Heading1"/>
        <w:spacing w:before="1"/>
      </w:pPr>
      <w:r>
        <w:t>Methods</w:t>
      </w:r>
    </w:p>
    <w:p w14:paraId="56E72E48" w14:textId="4156A3AD" w:rsidR="003735F8" w:rsidRDefault="004E0E58" w:rsidP="008131C0">
      <w:pPr>
        <w:pStyle w:val="ListParagraph"/>
        <w:numPr>
          <w:ilvl w:val="0"/>
          <w:numId w:val="1"/>
        </w:numPr>
        <w:tabs>
          <w:tab w:val="left" w:pos="400"/>
        </w:tabs>
        <w:spacing w:before="83" w:line="237" w:lineRule="auto"/>
        <w:ind w:right="2002" w:firstLine="0"/>
      </w:pPr>
      <w:r>
        <w:t>Autoregressive integrated moving average models (ARIMA (p, d, q)). ARIMA is a statistical analysis</w:t>
      </w:r>
      <w:r w:rsidRPr="008131C0">
        <w:rPr>
          <w:spacing w:val="1"/>
        </w:rPr>
        <w:t xml:space="preserve"> </w:t>
      </w:r>
      <w:r>
        <w:t>model that uses time series data to either better understand the data set or to predict future trends. ARIMA</w:t>
      </w:r>
      <w:r w:rsidRPr="008131C0">
        <w:rPr>
          <w:spacing w:val="-53"/>
        </w:rPr>
        <w:t xml:space="preserve"> </w:t>
      </w:r>
      <w:r>
        <w:t>with p, d, and q is a standard notation for ARIM</w:t>
      </w:r>
      <w:r>
        <w:t>A models, where integer values replace the parameters to</w:t>
      </w:r>
      <w:r w:rsidRPr="008131C0">
        <w:rPr>
          <w:spacing w:val="1"/>
        </w:rPr>
        <w:t xml:space="preserve"> </w:t>
      </w:r>
      <w:r>
        <w:t>indicate the kind of ARIMA model utilized. Here p is number of autoregressive terms (AR order), d is</w:t>
      </w:r>
      <w:r w:rsidRPr="008131C0">
        <w:rPr>
          <w:spacing w:val="1"/>
        </w:rPr>
        <w:t xml:space="preserve"> </w:t>
      </w:r>
      <w:r>
        <w:t>number of non-seasonal differences, and q is number of moving-average terms (MA order). The</w:t>
      </w:r>
      <w:r w:rsidRPr="008131C0">
        <w:rPr>
          <w:spacing w:val="1"/>
        </w:rPr>
        <w:t xml:space="preserve"> </w:t>
      </w:r>
      <w:r>
        <w:t>auto.a</w:t>
      </w:r>
      <w:r>
        <w:t>rima()</w:t>
      </w:r>
      <w:r w:rsidRPr="008131C0">
        <w:rPr>
          <w:spacing w:val="-3"/>
        </w:rPr>
        <w:t xml:space="preserve"> </w:t>
      </w:r>
      <w:r>
        <w:t>function</w:t>
      </w:r>
      <w:r w:rsidRPr="008131C0">
        <w:rPr>
          <w:spacing w:val="-2"/>
        </w:rPr>
        <w:t xml:space="preserve"> </w:t>
      </w:r>
      <w:r>
        <w:t>in</w:t>
      </w:r>
      <w:r w:rsidRPr="008131C0">
        <w:rPr>
          <w:spacing w:val="-2"/>
        </w:rPr>
        <w:t xml:space="preserve"> </w:t>
      </w:r>
      <w:r>
        <w:t>R</w:t>
      </w:r>
      <w:r w:rsidRPr="008131C0">
        <w:rPr>
          <w:spacing w:val="-2"/>
        </w:rPr>
        <w:t xml:space="preserve"> </w:t>
      </w:r>
      <w:r>
        <w:t>uses</w:t>
      </w:r>
      <w:r w:rsidRPr="008131C0">
        <w:rPr>
          <w:spacing w:val="-3"/>
        </w:rPr>
        <w:t xml:space="preserve"> </w:t>
      </w:r>
      <w:r>
        <w:t>a</w:t>
      </w:r>
      <w:r w:rsidRPr="008131C0">
        <w:rPr>
          <w:spacing w:val="-2"/>
        </w:rPr>
        <w:t xml:space="preserve"> </w:t>
      </w:r>
      <w:r>
        <w:t>variation</w:t>
      </w:r>
      <w:r w:rsidRPr="008131C0">
        <w:rPr>
          <w:spacing w:val="-2"/>
        </w:rPr>
        <w:t xml:space="preserve"> </w:t>
      </w:r>
      <w:r>
        <w:t>of</w:t>
      </w:r>
      <w:r w:rsidRPr="008131C0">
        <w:rPr>
          <w:spacing w:val="-2"/>
        </w:rPr>
        <w:t xml:space="preserve"> </w:t>
      </w:r>
      <w:r>
        <w:t>the</w:t>
      </w:r>
      <w:r w:rsidRPr="008131C0">
        <w:rPr>
          <w:spacing w:val="-3"/>
        </w:rPr>
        <w:t xml:space="preserve"> </w:t>
      </w:r>
      <w:r>
        <w:t>Hyndman-Khandakar</w:t>
      </w:r>
      <w:r w:rsidRPr="008131C0">
        <w:rPr>
          <w:spacing w:val="-2"/>
        </w:rPr>
        <w:t xml:space="preserve"> </w:t>
      </w:r>
      <w:r>
        <w:t>algorithm</w:t>
      </w:r>
      <w:r w:rsidRPr="008131C0">
        <w:rPr>
          <w:spacing w:val="-2"/>
        </w:rPr>
        <w:t xml:space="preserve"> </w:t>
      </w:r>
      <w:r>
        <w:t>(Hyndman</w:t>
      </w:r>
      <w:r w:rsidRPr="008131C0">
        <w:rPr>
          <w:spacing w:val="-2"/>
        </w:rPr>
        <w:t xml:space="preserve"> </w:t>
      </w:r>
      <w:r>
        <w:t>&amp;</w:t>
      </w:r>
      <w:r w:rsidR="008131C0">
        <w:t xml:space="preserve"> </w:t>
      </w:r>
      <w:r>
        <w:t>Khandakar, 2008), which combines unit root tests, minimisation of the AICc and MLE to obtain an</w:t>
      </w:r>
      <w:r w:rsidRPr="008131C0">
        <w:rPr>
          <w:spacing w:val="-52"/>
        </w:rPr>
        <w:t xml:space="preserve"> </w:t>
      </w:r>
      <w:r>
        <w:t>ARIMA</w:t>
      </w:r>
      <w:r w:rsidRPr="008131C0">
        <w:rPr>
          <w:spacing w:val="-3"/>
        </w:rPr>
        <w:t xml:space="preserve"> </w:t>
      </w:r>
      <w:r>
        <w:t>model.</w:t>
      </w:r>
      <w:r w:rsidRPr="008131C0">
        <w:rPr>
          <w:spacing w:val="-2"/>
        </w:rPr>
        <w:t xml:space="preserve"> </w:t>
      </w:r>
      <w:r>
        <w:t>The</w:t>
      </w:r>
      <w:r w:rsidRPr="008131C0">
        <w:rPr>
          <w:spacing w:val="-2"/>
        </w:rPr>
        <w:t xml:space="preserve"> </w:t>
      </w:r>
      <w:r>
        <w:t>arguments</w:t>
      </w:r>
      <w:r w:rsidRPr="008131C0">
        <w:rPr>
          <w:spacing w:val="-3"/>
        </w:rPr>
        <w:t xml:space="preserve"> </w:t>
      </w:r>
      <w:r>
        <w:t>to</w:t>
      </w:r>
      <w:r w:rsidRPr="008131C0">
        <w:rPr>
          <w:spacing w:val="-2"/>
        </w:rPr>
        <w:t xml:space="preserve"> </w:t>
      </w:r>
      <w:r>
        <w:t>auto.arima()</w:t>
      </w:r>
      <w:r w:rsidRPr="008131C0">
        <w:rPr>
          <w:spacing w:val="-3"/>
        </w:rPr>
        <w:t xml:space="preserve"> </w:t>
      </w:r>
      <w:r>
        <w:t>provide</w:t>
      </w:r>
      <w:r w:rsidRPr="008131C0">
        <w:rPr>
          <w:spacing w:val="-2"/>
        </w:rPr>
        <w:t xml:space="preserve"> </w:t>
      </w:r>
      <w:r>
        <w:t>for</w:t>
      </w:r>
      <w:r w:rsidRPr="008131C0">
        <w:rPr>
          <w:spacing w:val="-3"/>
        </w:rPr>
        <w:t xml:space="preserve"> </w:t>
      </w:r>
      <w:r>
        <w:t>many</w:t>
      </w:r>
      <w:r w:rsidRPr="008131C0">
        <w:rPr>
          <w:spacing w:val="-2"/>
        </w:rPr>
        <w:t xml:space="preserve"> </w:t>
      </w:r>
      <w:r>
        <w:t>variat</w:t>
      </w:r>
      <w:r>
        <w:t>ions</w:t>
      </w:r>
      <w:r w:rsidRPr="008131C0">
        <w:rPr>
          <w:spacing w:val="-3"/>
        </w:rPr>
        <w:t xml:space="preserve"> </w:t>
      </w:r>
      <w:r>
        <w:t>on</w:t>
      </w:r>
      <w:r w:rsidRPr="008131C0">
        <w:rPr>
          <w:spacing w:val="-2"/>
        </w:rPr>
        <w:t xml:space="preserve"> </w:t>
      </w:r>
      <w:r>
        <w:t>the</w:t>
      </w:r>
      <w:r w:rsidRPr="008131C0">
        <w:rPr>
          <w:spacing w:val="-3"/>
        </w:rPr>
        <w:t xml:space="preserve"> </w:t>
      </w:r>
      <w:r>
        <w:t>algorithm.</w:t>
      </w:r>
    </w:p>
    <w:p w14:paraId="7DE76B9A" w14:textId="77777777" w:rsidR="003735F8" w:rsidRDefault="003735F8">
      <w:pPr>
        <w:pStyle w:val="BodyText"/>
        <w:spacing w:before="2"/>
      </w:pPr>
    </w:p>
    <w:p w14:paraId="3217DEEB" w14:textId="77777777" w:rsidR="003735F8" w:rsidRDefault="004E0E58">
      <w:pPr>
        <w:pStyle w:val="ListParagraph"/>
        <w:numPr>
          <w:ilvl w:val="0"/>
          <w:numId w:val="1"/>
        </w:numPr>
        <w:tabs>
          <w:tab w:val="left" w:pos="412"/>
        </w:tabs>
        <w:ind w:right="1667" w:firstLine="0"/>
      </w:pPr>
      <w:r>
        <w:t>Seasonal Autoregressive Integrated Moving Average (SARIMA) is an ARIMA extension that</w:t>
      </w:r>
      <w:r>
        <w:rPr>
          <w:spacing w:val="1"/>
        </w:rPr>
        <w:t xml:space="preserve"> </w:t>
      </w:r>
      <w:r>
        <w:t>supports univariate time series data with a seasonal component explicitly. It adds three new</w:t>
      </w:r>
      <w:r>
        <w:rPr>
          <w:spacing w:val="1"/>
        </w:rPr>
        <w:t xml:space="preserve"> </w:t>
      </w:r>
      <w:r>
        <w:t>hyperparameters for the seasonal component of the series: autoregression (AR), differencing (I), and</w:t>
      </w:r>
      <w:r>
        <w:rPr>
          <w:spacing w:val="1"/>
        </w:rPr>
        <w:t xml:space="preserve"> </w:t>
      </w:r>
      <w:r>
        <w:t>moving average (MA), as well as an additional parameter for th</w:t>
      </w:r>
      <w:r>
        <w:t>e seasonality period. There are four</w:t>
      </w:r>
      <w:r>
        <w:rPr>
          <w:spacing w:val="1"/>
        </w:rPr>
        <w:t xml:space="preserve"> </w:t>
      </w:r>
      <w:r>
        <w:t>seasonal elements that must be setup that are not part of ARIMA: P: Seasonal autoregressive order, D:</w:t>
      </w:r>
      <w:r>
        <w:rPr>
          <w:spacing w:val="1"/>
        </w:rPr>
        <w:t xml:space="preserve"> </w:t>
      </w:r>
      <w:r>
        <w:t>Seasonal difference order, Q: Seasonal moving average order, m: The number of time steps for a single</w:t>
      </w:r>
      <w:r>
        <w:rPr>
          <w:spacing w:val="-53"/>
        </w:rPr>
        <w:t xml:space="preserve"> </w:t>
      </w:r>
      <w:r>
        <w:t>seasonal</w:t>
      </w:r>
      <w:r>
        <w:rPr>
          <w:spacing w:val="-3"/>
        </w:rPr>
        <w:t xml:space="preserve"> </w:t>
      </w:r>
      <w:r>
        <w:t>period.</w:t>
      </w:r>
      <w:r>
        <w:rPr>
          <w:spacing w:val="-3"/>
        </w:rPr>
        <w:t xml:space="preserve"> </w:t>
      </w:r>
      <w:r>
        <w:t>An</w:t>
      </w:r>
      <w:r>
        <w:rPr>
          <w:spacing w:val="-3"/>
        </w:rPr>
        <w:t xml:space="preserve"> </w:t>
      </w:r>
      <w:r>
        <w:t>SARIMA</w:t>
      </w:r>
      <w:r>
        <w:rPr>
          <w:spacing w:val="-3"/>
        </w:rPr>
        <w:t xml:space="preserve"> </w:t>
      </w:r>
      <w:r>
        <w:t>model</w:t>
      </w:r>
      <w:r>
        <w:rPr>
          <w:spacing w:val="-4"/>
        </w:rPr>
        <w:t xml:space="preserve"> </w:t>
      </w:r>
      <w:r>
        <w:t>is</w:t>
      </w:r>
      <w:r>
        <w:rPr>
          <w:spacing w:val="-3"/>
        </w:rPr>
        <w:t xml:space="preserve"> </w:t>
      </w:r>
      <w:r>
        <w:t>denoted</w:t>
      </w:r>
      <w:r>
        <w:rPr>
          <w:spacing w:val="-3"/>
        </w:rPr>
        <w:t xml:space="preserve"> </w:t>
      </w:r>
      <w:r>
        <w:t>by</w:t>
      </w:r>
      <w:r>
        <w:rPr>
          <w:spacing w:val="-3"/>
        </w:rPr>
        <w:t xml:space="preserve"> </w:t>
      </w:r>
      <w:r>
        <w:t>the</w:t>
      </w:r>
      <w:r>
        <w:rPr>
          <w:spacing w:val="-3"/>
        </w:rPr>
        <w:t xml:space="preserve"> </w:t>
      </w:r>
      <w:r>
        <w:t>following</w:t>
      </w:r>
      <w:r>
        <w:rPr>
          <w:spacing w:val="-4"/>
        </w:rPr>
        <w:t xml:space="preserve"> </w:t>
      </w:r>
      <w:r>
        <w:t>notation:</w:t>
      </w:r>
      <w:r>
        <w:rPr>
          <w:spacing w:val="-5"/>
        </w:rPr>
        <w:t xml:space="preserve"> </w:t>
      </w:r>
      <w:r>
        <w:t>SARIMA(p,d,q)(P,D,Q).</w:t>
      </w:r>
    </w:p>
    <w:p w14:paraId="58CFAD78" w14:textId="77777777" w:rsidR="003735F8" w:rsidRDefault="003735F8">
      <w:pPr>
        <w:pStyle w:val="BodyText"/>
        <w:spacing w:before="9"/>
        <w:rPr>
          <w:sz w:val="21"/>
        </w:rPr>
      </w:pPr>
    </w:p>
    <w:p w14:paraId="323EB51A" w14:textId="77777777" w:rsidR="003735F8" w:rsidRDefault="004E0E58">
      <w:pPr>
        <w:pStyle w:val="ListParagraph"/>
        <w:numPr>
          <w:ilvl w:val="0"/>
          <w:numId w:val="1"/>
        </w:numPr>
        <w:tabs>
          <w:tab w:val="left" w:pos="399"/>
        </w:tabs>
        <w:ind w:right="1418" w:firstLine="0"/>
      </w:pPr>
      <w:r>
        <w:t>Time</w:t>
      </w:r>
      <w:r>
        <w:rPr>
          <w:spacing w:val="-4"/>
        </w:rPr>
        <w:t xml:space="preserve"> </w:t>
      </w:r>
      <w:r>
        <w:t>series</w:t>
      </w:r>
      <w:r>
        <w:rPr>
          <w:spacing w:val="-3"/>
        </w:rPr>
        <w:t xml:space="preserve"> </w:t>
      </w:r>
      <w:r>
        <w:t>linear</w:t>
      </w:r>
      <w:r>
        <w:rPr>
          <w:spacing w:val="-3"/>
        </w:rPr>
        <w:t xml:space="preserve"> </w:t>
      </w:r>
      <w:r>
        <w:t>model</w:t>
      </w:r>
      <w:r>
        <w:rPr>
          <w:spacing w:val="-3"/>
        </w:rPr>
        <w:t xml:space="preserve"> </w:t>
      </w:r>
      <w:r>
        <w:t>(TSLM).</w:t>
      </w:r>
      <w:r>
        <w:rPr>
          <w:spacing w:val="-1"/>
        </w:rPr>
        <w:t xml:space="preserve"> </w:t>
      </w:r>
      <w:r>
        <w:t>TSLM</w:t>
      </w:r>
      <w:r>
        <w:rPr>
          <w:spacing w:val="-3"/>
        </w:rPr>
        <w:t xml:space="preserve"> </w:t>
      </w:r>
      <w:r>
        <w:t>is</w:t>
      </w:r>
      <w:r>
        <w:rPr>
          <w:spacing w:val="-3"/>
        </w:rPr>
        <w:t xml:space="preserve"> </w:t>
      </w:r>
      <w:r>
        <w:t>used</w:t>
      </w:r>
      <w:r>
        <w:rPr>
          <w:spacing w:val="-3"/>
        </w:rPr>
        <w:t xml:space="preserve"> </w:t>
      </w:r>
      <w:r>
        <w:t>to</w:t>
      </w:r>
      <w:r>
        <w:rPr>
          <w:spacing w:val="-3"/>
        </w:rPr>
        <w:t xml:space="preserve"> </w:t>
      </w:r>
      <w:r>
        <w:t>fit</w:t>
      </w:r>
      <w:r>
        <w:rPr>
          <w:spacing w:val="-3"/>
        </w:rPr>
        <w:t xml:space="preserve"> </w:t>
      </w:r>
      <w:r>
        <w:t>linear</w:t>
      </w:r>
      <w:r>
        <w:rPr>
          <w:spacing w:val="-3"/>
        </w:rPr>
        <w:t xml:space="preserve"> </w:t>
      </w:r>
      <w:r>
        <w:t>models</w:t>
      </w:r>
      <w:r>
        <w:rPr>
          <w:spacing w:val="-3"/>
        </w:rPr>
        <w:t xml:space="preserve"> </w:t>
      </w:r>
      <w:r>
        <w:t>to</w:t>
      </w:r>
      <w:r>
        <w:rPr>
          <w:spacing w:val="-3"/>
        </w:rPr>
        <w:t xml:space="preserve"> </w:t>
      </w:r>
      <w:r>
        <w:t>time</w:t>
      </w:r>
      <w:r>
        <w:rPr>
          <w:spacing w:val="-3"/>
        </w:rPr>
        <w:t xml:space="preserve"> </w:t>
      </w:r>
      <w:r>
        <w:t>series</w:t>
      </w:r>
      <w:r>
        <w:rPr>
          <w:spacing w:val="-3"/>
        </w:rPr>
        <w:t xml:space="preserve"> </w:t>
      </w:r>
      <w:r>
        <w:t>including</w:t>
      </w:r>
      <w:r>
        <w:rPr>
          <w:spacing w:val="-3"/>
        </w:rPr>
        <w:t xml:space="preserve"> </w:t>
      </w:r>
      <w:r>
        <w:t>trend</w:t>
      </w:r>
      <w:r>
        <w:rPr>
          <w:spacing w:val="-3"/>
        </w:rPr>
        <w:t xml:space="preserve"> </w:t>
      </w:r>
      <w:r>
        <w:t>and</w:t>
      </w:r>
      <w:r>
        <w:rPr>
          <w:spacing w:val="-52"/>
        </w:rPr>
        <w:t xml:space="preserve"> </w:t>
      </w:r>
      <w:r>
        <w:t>seasonality components. It's similar to the commonly used lm() function for linear models, but tslm() has</w:t>
      </w:r>
      <w:r>
        <w:rPr>
          <w:spacing w:val="1"/>
        </w:rPr>
        <w:t xml:space="preserve"> </w:t>
      </w:r>
      <w:r>
        <w:t>more</w:t>
      </w:r>
      <w:r>
        <w:rPr>
          <w:spacing w:val="-2"/>
        </w:rPr>
        <w:t xml:space="preserve"> </w:t>
      </w:r>
      <w:r>
        <w:t>features</w:t>
      </w:r>
      <w:r>
        <w:rPr>
          <w:spacing w:val="-1"/>
        </w:rPr>
        <w:t xml:space="preserve"> </w:t>
      </w:r>
      <w:r>
        <w:t>for</w:t>
      </w:r>
      <w:r>
        <w:rPr>
          <w:spacing w:val="-1"/>
        </w:rPr>
        <w:t xml:space="preserve"> </w:t>
      </w:r>
      <w:r>
        <w:t>dealing</w:t>
      </w:r>
      <w:r>
        <w:rPr>
          <w:spacing w:val="-1"/>
        </w:rPr>
        <w:t xml:space="preserve"> </w:t>
      </w:r>
      <w:r>
        <w:t>with</w:t>
      </w:r>
      <w:r>
        <w:rPr>
          <w:spacing w:val="-1"/>
        </w:rPr>
        <w:t xml:space="preserve"> </w:t>
      </w:r>
      <w:r>
        <w:t>time</w:t>
      </w:r>
      <w:r>
        <w:rPr>
          <w:spacing w:val="-1"/>
        </w:rPr>
        <w:t xml:space="preserve"> </w:t>
      </w:r>
      <w:r>
        <w:t>series.</w:t>
      </w:r>
    </w:p>
    <w:p w14:paraId="2AB67E7D" w14:textId="77777777" w:rsidR="003735F8" w:rsidRDefault="003735F8">
      <w:pPr>
        <w:pStyle w:val="BodyText"/>
      </w:pPr>
    </w:p>
    <w:p w14:paraId="361F454C" w14:textId="77777777" w:rsidR="003735F8" w:rsidRDefault="004E0E58">
      <w:pPr>
        <w:pStyle w:val="ListParagraph"/>
        <w:numPr>
          <w:ilvl w:val="0"/>
          <w:numId w:val="1"/>
        </w:numPr>
        <w:tabs>
          <w:tab w:val="left" w:pos="412"/>
        </w:tabs>
        <w:spacing w:before="1" w:line="247" w:lineRule="exact"/>
        <w:ind w:left="411" w:hanging="312"/>
      </w:pPr>
      <w:r>
        <w:t>Ljung-Box</w:t>
      </w:r>
      <w:r>
        <w:rPr>
          <w:spacing w:val="-4"/>
        </w:rPr>
        <w:t xml:space="preserve"> </w:t>
      </w:r>
      <w:r>
        <w:t>test.</w:t>
      </w:r>
      <w:r>
        <w:rPr>
          <w:spacing w:val="-2"/>
        </w:rPr>
        <w:t xml:space="preserve"> </w:t>
      </w:r>
      <w:r>
        <w:t>It</w:t>
      </w:r>
      <w:r>
        <w:rPr>
          <w:spacing w:val="-3"/>
        </w:rPr>
        <w:t xml:space="preserve"> </w:t>
      </w:r>
      <w:r>
        <w:t>is</w:t>
      </w:r>
      <w:r>
        <w:rPr>
          <w:spacing w:val="-3"/>
        </w:rPr>
        <w:t xml:space="preserve"> </w:t>
      </w:r>
      <w:r>
        <w:t>used</w:t>
      </w:r>
      <w:r>
        <w:rPr>
          <w:spacing w:val="-3"/>
        </w:rPr>
        <w:t xml:space="preserve"> </w:t>
      </w:r>
      <w:r>
        <w:t>to</w:t>
      </w:r>
      <w:r>
        <w:rPr>
          <w:spacing w:val="-3"/>
        </w:rPr>
        <w:t xml:space="preserve"> </w:t>
      </w:r>
      <w:r>
        <w:t>check</w:t>
      </w:r>
      <w:r>
        <w:rPr>
          <w:spacing w:val="-4"/>
        </w:rPr>
        <w:t xml:space="preserve"> </w:t>
      </w:r>
      <w:r>
        <w:t>if</w:t>
      </w:r>
      <w:r>
        <w:rPr>
          <w:spacing w:val="-3"/>
        </w:rPr>
        <w:t xml:space="preserve"> </w:t>
      </w:r>
      <w:r>
        <w:t>exists</w:t>
      </w:r>
      <w:r>
        <w:rPr>
          <w:spacing w:val="-3"/>
        </w:rPr>
        <w:t xml:space="preserve"> </w:t>
      </w:r>
      <w:r>
        <w:t>autocorrelation</w:t>
      </w:r>
      <w:r>
        <w:rPr>
          <w:spacing w:val="-3"/>
        </w:rPr>
        <w:t xml:space="preserve"> </w:t>
      </w:r>
      <w:r>
        <w:t>in</w:t>
      </w:r>
      <w:r>
        <w:rPr>
          <w:spacing w:val="-3"/>
        </w:rPr>
        <w:t xml:space="preserve"> </w:t>
      </w:r>
      <w:r>
        <w:t>a</w:t>
      </w:r>
      <w:r>
        <w:rPr>
          <w:spacing w:val="-3"/>
        </w:rPr>
        <w:t xml:space="preserve"> </w:t>
      </w:r>
      <w:r>
        <w:t>time</w:t>
      </w:r>
      <w:r>
        <w:rPr>
          <w:spacing w:val="-4"/>
        </w:rPr>
        <w:t xml:space="preserve"> </w:t>
      </w:r>
      <w:r>
        <w:t>series.</w:t>
      </w:r>
      <w:r>
        <w:rPr>
          <w:spacing w:val="-5"/>
        </w:rPr>
        <w:t xml:space="preserve"> </w:t>
      </w:r>
      <w:r>
        <w:t>The</w:t>
      </w:r>
      <w:r>
        <w:rPr>
          <w:spacing w:val="-3"/>
        </w:rPr>
        <w:t xml:space="preserve"> </w:t>
      </w:r>
      <w:r>
        <w:t>statistic</w:t>
      </w:r>
      <w:r>
        <w:rPr>
          <w:spacing w:val="-3"/>
        </w:rPr>
        <w:t xml:space="preserve"> </w:t>
      </w:r>
      <w:r>
        <w:t>is</w:t>
      </w:r>
    </w:p>
    <w:p w14:paraId="68B23DD0" w14:textId="77777777" w:rsidR="003735F8" w:rsidRDefault="004E0E58">
      <w:pPr>
        <w:spacing w:line="181" w:lineRule="exact"/>
        <w:ind w:right="1208"/>
        <w:jc w:val="center"/>
        <w:rPr>
          <w:rFonts w:ascii="Cambria Math"/>
          <w:sz w:val="16"/>
        </w:rPr>
      </w:pPr>
      <w:r>
        <w:rPr>
          <w:rFonts w:ascii="Cambria Math"/>
          <w:w w:val="156"/>
          <w:sz w:val="16"/>
        </w:rPr>
        <w:t>"</w:t>
      </w:r>
    </w:p>
    <w:p w14:paraId="18FA402A" w14:textId="77777777" w:rsidR="003735F8" w:rsidRDefault="004E0E58">
      <w:pPr>
        <w:pStyle w:val="BodyText"/>
        <w:spacing w:before="71"/>
        <w:ind w:left="3278" w:right="4575"/>
        <w:jc w:val="center"/>
        <w:rPr>
          <w:rFonts w:ascii="Cambria Math" w:eastAsia="Cambria Math" w:hAnsi="Cambria Math"/>
        </w:rPr>
      </w:pPr>
      <w:r>
        <w:rPr>
          <w:rFonts w:ascii="Cambria Math" w:eastAsia="Cambria Math" w:hAnsi="Cambria Math"/>
        </w:rPr>
        <w:t>𝑞</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spacing w:val="3"/>
        </w:rPr>
        <w:t>𝑛</w:t>
      </w:r>
      <w:r>
        <w:rPr>
          <w:rFonts w:ascii="Cambria Math" w:eastAsia="Cambria Math" w:hAnsi="Cambria Math"/>
          <w:spacing w:val="-1"/>
        </w:rPr>
        <w:t>(</w:t>
      </w:r>
      <w:r>
        <w:rPr>
          <w:rFonts w:ascii="Cambria Math" w:eastAsia="Cambria Math" w:hAnsi="Cambria Math"/>
        </w:rPr>
        <w:t>𝑛</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spacing w:val="-1"/>
        </w:rPr>
        <w:t>2</w:t>
      </w:r>
      <w:r>
        <w:rPr>
          <w:rFonts w:ascii="Cambria Math" w:eastAsia="Cambria Math" w:hAnsi="Cambria Math"/>
        </w:rPr>
        <w:t>)</w:t>
      </w:r>
      <w:r>
        <w:rPr>
          <w:rFonts w:ascii="Cambria Math" w:eastAsia="Cambria Math" w:hAnsi="Cambria Math"/>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w w:val="320"/>
        </w:rPr>
        <w:t>)</w:t>
      </w:r>
      <w:r>
        <w:rPr>
          <w:rFonts w:ascii="Cambria Math" w:eastAsia="Cambria Math" w:hAnsi="Cambria Math"/>
          <w:spacing w:val="-11"/>
        </w:rPr>
        <w:t xml:space="preserve"> </w:t>
      </w:r>
      <w:r>
        <w:rPr>
          <w:rFonts w:ascii="Cambria Math" w:eastAsia="Cambria Math" w:hAnsi="Cambria Math"/>
          <w:spacing w:val="-91"/>
        </w:rPr>
        <w:t>𝜌</w:t>
      </w:r>
      <w:r>
        <w:rPr>
          <w:rFonts w:ascii="Cambria Math" w:eastAsia="Cambria Math" w:hAnsi="Cambria Math"/>
          <w:spacing w:val="1"/>
          <w:w w:val="54"/>
        </w:rPr>
        <w:t>+</w:t>
      </w:r>
      <w:r>
        <w:rPr>
          <w:rFonts w:ascii="Cambria Math" w:eastAsia="Cambria Math" w:hAnsi="Cambria Math"/>
          <w:position w:val="1"/>
        </w:rPr>
        <w:t>(</w:t>
      </w:r>
      <w:r>
        <w:rPr>
          <w:rFonts w:ascii="Cambria Math" w:eastAsia="Cambria Math" w:hAnsi="Cambria Math"/>
          <w:spacing w:val="5"/>
        </w:rPr>
        <w:t>𝑗</w:t>
      </w:r>
      <w:r>
        <w:rPr>
          <w:rFonts w:ascii="Cambria Math" w:eastAsia="Cambria Math" w:hAnsi="Cambria Math"/>
          <w:spacing w:val="-3"/>
          <w:position w:val="1"/>
        </w:rPr>
        <w:t>)</w:t>
      </w:r>
      <w:r>
        <w:rPr>
          <w:rFonts w:ascii="Cambria Math" w:eastAsia="Cambria Math" w:hAnsi="Cambria Math"/>
          <w:spacing w:val="10"/>
          <w:w w:val="226"/>
          <w:position w:val="1"/>
          <w:vertAlign w:val="superscript"/>
        </w:rPr>
        <w:t>!</w:t>
      </w:r>
      <w:r>
        <w:rPr>
          <w:rFonts w:ascii="Cambria Math" w:eastAsia="Cambria Math" w:hAnsi="Cambria Math"/>
          <w:spacing w:val="-1"/>
        </w:rPr>
        <w:t>/(</w:t>
      </w:r>
      <w:r>
        <w:rPr>
          <w:rFonts w:ascii="Cambria Math" w:eastAsia="Cambria Math" w:hAnsi="Cambria Math"/>
        </w:rPr>
        <w:t>𝑛</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spacing w:val="3"/>
        </w:rPr>
        <w:t>𝑗</w:t>
      </w:r>
      <w:r>
        <w:rPr>
          <w:rFonts w:ascii="Cambria Math" w:eastAsia="Cambria Math" w:hAnsi="Cambria Math"/>
        </w:rPr>
        <w:t>)</w:t>
      </w:r>
    </w:p>
    <w:p w14:paraId="537C3870" w14:textId="77777777" w:rsidR="003735F8" w:rsidRDefault="004E0E58">
      <w:pPr>
        <w:spacing w:before="78" w:line="183" w:lineRule="exact"/>
        <w:ind w:left="3278" w:right="4482"/>
        <w:jc w:val="center"/>
        <w:rPr>
          <w:rFonts w:ascii="Cambria Math"/>
          <w:sz w:val="16"/>
        </w:rPr>
      </w:pPr>
      <w:r>
        <w:rPr>
          <w:rFonts w:ascii="Cambria Math"/>
          <w:spacing w:val="6"/>
          <w:w w:val="75"/>
          <w:sz w:val="16"/>
        </w:rPr>
        <w:t>#</w:t>
      </w:r>
      <w:r>
        <w:rPr>
          <w:rFonts w:ascii="Cambria Math"/>
          <w:spacing w:val="1"/>
          <w:w w:val="142"/>
          <w:sz w:val="16"/>
        </w:rPr>
        <w:t>$</w:t>
      </w:r>
      <w:r>
        <w:rPr>
          <w:rFonts w:ascii="Cambria Math"/>
          <w:w w:val="64"/>
          <w:sz w:val="16"/>
        </w:rPr>
        <w:t>%</w:t>
      </w:r>
    </w:p>
    <w:p w14:paraId="5F8E0ED5" w14:textId="77777777" w:rsidR="003735F8" w:rsidRDefault="004E0E58">
      <w:pPr>
        <w:pStyle w:val="BodyText"/>
        <w:ind w:left="100" w:right="1404"/>
      </w:pPr>
      <w:r>
        <w:rPr>
          <w:spacing w:val="-1"/>
        </w:rPr>
        <w:t>wit</w:t>
      </w:r>
      <w:r>
        <w:t>h</w:t>
      </w:r>
      <w:r>
        <w:rPr>
          <w:spacing w:val="-1"/>
        </w:rPr>
        <w:t xml:space="preserve"> </w:t>
      </w:r>
      <w:r>
        <w:rPr>
          <w:rFonts w:ascii="Cambria Math" w:eastAsia="Cambria Math"/>
        </w:rPr>
        <w:t>𝑛</w:t>
      </w:r>
      <w:r>
        <w:rPr>
          <w:rFonts w:ascii="Cambria Math" w:eastAsia="Cambria Math"/>
          <w:spacing w:val="9"/>
        </w:rPr>
        <w:t xml:space="preserve"> </w:t>
      </w:r>
      <w:r>
        <w:rPr>
          <w:spacing w:val="-1"/>
        </w:rPr>
        <w:t>th</w:t>
      </w:r>
      <w:r>
        <w:t>e</w:t>
      </w:r>
      <w:r>
        <w:rPr>
          <w:spacing w:val="-1"/>
        </w:rPr>
        <w:t xml:space="preserve"> </w:t>
      </w:r>
      <w:r>
        <w:rPr>
          <w:spacing w:val="-1"/>
        </w:rPr>
        <w:t>numbe</w:t>
      </w:r>
      <w:r>
        <w:t>r</w:t>
      </w:r>
      <w:r>
        <w:rPr>
          <w:spacing w:val="-1"/>
        </w:rPr>
        <w:t xml:space="preserve"> </w:t>
      </w:r>
      <w:r>
        <w:rPr>
          <w:spacing w:val="-1"/>
        </w:rPr>
        <w:t>o</w:t>
      </w:r>
      <w:r>
        <w:t>f</w:t>
      </w:r>
      <w:r>
        <w:rPr>
          <w:spacing w:val="-1"/>
        </w:rPr>
        <w:t xml:space="preserve"> </w:t>
      </w:r>
      <w:r>
        <w:rPr>
          <w:spacing w:val="-1"/>
        </w:rPr>
        <w:t>observation</w:t>
      </w:r>
      <w:r>
        <w:t>s</w:t>
      </w:r>
      <w:r>
        <w:rPr>
          <w:spacing w:val="-1"/>
        </w:rPr>
        <w:t xml:space="preserve"> </w:t>
      </w:r>
      <w:r>
        <w:rPr>
          <w:spacing w:val="-1"/>
        </w:rPr>
        <w:t>an</w:t>
      </w:r>
      <w:r>
        <w:t>d</w:t>
      </w:r>
      <w:r>
        <w:rPr>
          <w:spacing w:val="1"/>
        </w:rPr>
        <w:t xml:space="preserve"> </w:t>
      </w:r>
      <w:r>
        <w:rPr>
          <w:rFonts w:ascii="Cambria Math" w:eastAsia="Cambria Math"/>
          <w:spacing w:val="-91"/>
        </w:rPr>
        <w:t>𝜌</w:t>
      </w:r>
      <w:r>
        <w:rPr>
          <w:rFonts w:ascii="Cambria Math" w:eastAsia="Cambria Math"/>
          <w:spacing w:val="1"/>
          <w:w w:val="54"/>
        </w:rPr>
        <w:t>+</w:t>
      </w:r>
      <w:r>
        <w:rPr>
          <w:rFonts w:ascii="Cambria Math" w:eastAsia="Cambria Math"/>
          <w:position w:val="1"/>
        </w:rPr>
        <w:t>(</w:t>
      </w:r>
      <w:r>
        <w:rPr>
          <w:rFonts w:ascii="Cambria Math" w:eastAsia="Cambria Math"/>
          <w:spacing w:val="5"/>
        </w:rPr>
        <w:t>𝑗</w:t>
      </w:r>
      <w:r>
        <w:rPr>
          <w:rFonts w:ascii="Cambria Math" w:eastAsia="Cambria Math"/>
          <w:position w:val="1"/>
        </w:rPr>
        <w:t>)</w:t>
      </w:r>
      <w:r>
        <w:rPr>
          <w:rFonts w:ascii="Cambria Math" w:eastAsia="Cambria Math"/>
          <w:spacing w:val="3"/>
          <w:position w:val="1"/>
        </w:rPr>
        <w:t xml:space="preserve"> </w:t>
      </w:r>
      <w:r>
        <w:rPr>
          <w:spacing w:val="-1"/>
        </w:rPr>
        <w:t>th</w:t>
      </w:r>
      <w:r>
        <w:t>e</w:t>
      </w:r>
      <w:r>
        <w:rPr>
          <w:spacing w:val="-1"/>
        </w:rPr>
        <w:t xml:space="preserve"> </w:t>
      </w:r>
      <w:r>
        <w:rPr>
          <w:spacing w:val="-1"/>
        </w:rPr>
        <w:t>autocorrelatio</w:t>
      </w:r>
      <w:r>
        <w:t>n</w:t>
      </w:r>
      <w:r>
        <w:rPr>
          <w:spacing w:val="-1"/>
        </w:rPr>
        <w:t xml:space="preserve"> </w:t>
      </w:r>
      <w:r>
        <w:rPr>
          <w:spacing w:val="-1"/>
        </w:rPr>
        <w:t>coefficien</w:t>
      </w:r>
      <w:r>
        <w:t>t</w:t>
      </w:r>
      <w:r>
        <w:rPr>
          <w:spacing w:val="-1"/>
        </w:rPr>
        <w:t xml:space="preserve"> </w:t>
      </w:r>
      <w:r>
        <w:rPr>
          <w:spacing w:val="-1"/>
        </w:rPr>
        <w:t>i</w:t>
      </w:r>
      <w:r>
        <w:t>n</w:t>
      </w:r>
      <w:r>
        <w:rPr>
          <w:spacing w:val="-1"/>
        </w:rPr>
        <w:t xml:space="preserve"> </w:t>
      </w:r>
      <w:r>
        <w:rPr>
          <w:spacing w:val="-1"/>
        </w:rPr>
        <w:t>th</w:t>
      </w:r>
      <w:r>
        <w:t>e</w:t>
      </w:r>
      <w:r>
        <w:rPr>
          <w:spacing w:val="-1"/>
        </w:rPr>
        <w:t xml:space="preserve"> </w:t>
      </w:r>
      <w:r>
        <w:rPr>
          <w:spacing w:val="-1"/>
        </w:rPr>
        <w:t>sampl</w:t>
      </w:r>
      <w:r>
        <w:t>e</w:t>
      </w:r>
      <w:r>
        <w:rPr>
          <w:spacing w:val="-1"/>
        </w:rPr>
        <w:t xml:space="preserve"> </w:t>
      </w:r>
      <w:r>
        <w:rPr>
          <w:spacing w:val="-1"/>
        </w:rPr>
        <w:t>whe</w:t>
      </w:r>
      <w:r>
        <w:t>n</w:t>
      </w:r>
      <w:r>
        <w:rPr>
          <w:spacing w:val="-1"/>
        </w:rPr>
        <w:t xml:space="preserve"> </w:t>
      </w:r>
      <w:r>
        <w:rPr>
          <w:spacing w:val="-1"/>
        </w:rPr>
        <w:t>th</w:t>
      </w:r>
      <w:r>
        <w:t>e</w:t>
      </w:r>
      <w:r>
        <w:rPr>
          <w:spacing w:val="-1"/>
        </w:rPr>
        <w:t xml:space="preserve"> </w:t>
      </w:r>
      <w:r>
        <w:rPr>
          <w:spacing w:val="-1"/>
        </w:rPr>
        <w:t>la</w:t>
      </w:r>
      <w:r>
        <w:t>g</w:t>
      </w:r>
      <w:r>
        <w:rPr>
          <w:spacing w:val="-1"/>
        </w:rPr>
        <w:t xml:space="preserve"> </w:t>
      </w:r>
      <w:r>
        <w:rPr>
          <w:spacing w:val="-1"/>
        </w:rPr>
        <w:t>i</w:t>
      </w:r>
      <w:r>
        <w:t>s</w:t>
      </w:r>
      <w:r>
        <w:rPr>
          <w:spacing w:val="2"/>
        </w:rPr>
        <w:t xml:space="preserve"> </w:t>
      </w:r>
      <w:r>
        <w:rPr>
          <w:rFonts w:ascii="Cambria Math" w:eastAsia="Cambria Math"/>
          <w:spacing w:val="3"/>
        </w:rPr>
        <w:t>𝑗</w:t>
      </w:r>
      <w:r>
        <w:t xml:space="preserve">. </w:t>
      </w:r>
      <w:r>
        <w:t>LSTS_lbtp</w:t>
      </w:r>
      <w:r>
        <w:rPr>
          <w:spacing w:val="-2"/>
        </w:rPr>
        <w:t xml:space="preserve"> </w:t>
      </w:r>
      <w:r>
        <w:t>computes</w:t>
      </w:r>
      <w:r>
        <w:rPr>
          <w:spacing w:val="-2"/>
        </w:rPr>
        <w:t xml:space="preserve"> </w:t>
      </w:r>
      <w:r>
        <w:rPr>
          <w:rFonts w:ascii="Cambria Math" w:eastAsia="Cambria Math"/>
        </w:rPr>
        <w:t>𝑞</w:t>
      </w:r>
      <w:r>
        <w:rPr>
          <w:rFonts w:ascii="Cambria Math" w:eastAsia="Cambria Math"/>
          <w:spacing w:val="12"/>
        </w:rPr>
        <w:t xml:space="preserve"> </w:t>
      </w:r>
      <w:r>
        <w:t>and</w:t>
      </w:r>
      <w:r>
        <w:rPr>
          <w:spacing w:val="-2"/>
        </w:rPr>
        <w:t xml:space="preserve"> </w:t>
      </w:r>
      <w:r>
        <w:t>returns</w:t>
      </w:r>
      <w:r>
        <w:rPr>
          <w:spacing w:val="-1"/>
        </w:rPr>
        <w:t xml:space="preserve"> </w:t>
      </w:r>
      <w:r>
        <w:t>the</w:t>
      </w:r>
      <w:r>
        <w:rPr>
          <w:spacing w:val="-1"/>
        </w:rPr>
        <w:t xml:space="preserve"> </w:t>
      </w:r>
      <w:r>
        <w:t>p-values</w:t>
      </w:r>
      <w:r>
        <w:rPr>
          <w:spacing w:val="-1"/>
        </w:rPr>
        <w:t xml:space="preserve"> </w:t>
      </w:r>
      <w:r>
        <w:t>graph</w:t>
      </w:r>
      <w:r>
        <w:rPr>
          <w:spacing w:val="-2"/>
        </w:rPr>
        <w:t xml:space="preserve"> </w:t>
      </w:r>
      <w:r>
        <w:t>with</w:t>
      </w:r>
      <w:r>
        <w:rPr>
          <w:spacing w:val="-1"/>
        </w:rPr>
        <w:t xml:space="preserve"> </w:t>
      </w:r>
      <w:r>
        <w:t>lag</w:t>
      </w:r>
      <w:r>
        <w:rPr>
          <w:spacing w:val="-2"/>
        </w:rPr>
        <w:t xml:space="preserve"> </w:t>
      </w:r>
      <w:r>
        <w:rPr>
          <w:rFonts w:ascii="Cambria Math" w:eastAsia="Cambria Math"/>
        </w:rPr>
        <w:t>𝑗</w:t>
      </w:r>
      <w:r>
        <w:t>.</w:t>
      </w:r>
    </w:p>
    <w:p w14:paraId="67DBDBAA" w14:textId="77777777" w:rsidR="003735F8" w:rsidRDefault="003735F8">
      <w:pPr>
        <w:pStyle w:val="BodyText"/>
        <w:spacing w:before="4"/>
        <w:rPr>
          <w:sz w:val="21"/>
        </w:rPr>
      </w:pPr>
    </w:p>
    <w:p w14:paraId="7887043D" w14:textId="77777777" w:rsidR="003735F8" w:rsidRDefault="004E0E58">
      <w:pPr>
        <w:pStyle w:val="BodyText"/>
        <w:spacing w:before="1"/>
        <w:ind w:left="100" w:right="1454"/>
      </w:pPr>
      <w:r>
        <w:t>Utilizing the SARIMA to predict and forecast the weather, TMAX and EMXT for whole years. There are</w:t>
      </w:r>
      <w:r>
        <w:rPr>
          <w:spacing w:val="-52"/>
        </w:rPr>
        <w:t xml:space="preserve"> </w:t>
      </w:r>
      <w:r>
        <w:t>two models. One is ARIMA_auto which we use the auto.arima() function on R, and another is</w:t>
      </w:r>
      <w:r>
        <w:rPr>
          <w:spacing w:val="1"/>
        </w:rPr>
        <w:t xml:space="preserve"> </w:t>
      </w:r>
      <w:r>
        <w:t>ARIMA_manual which we choose by checki</w:t>
      </w:r>
      <w:r>
        <w:t>ng the acf2(). Hence, the ARIMA_manual is better, so we</w:t>
      </w:r>
      <w:r>
        <w:rPr>
          <w:spacing w:val="1"/>
        </w:rPr>
        <w:t xml:space="preserve"> </w:t>
      </w:r>
      <w:r>
        <w:t>use the outcomes of ARIMA_manual to be our predicted weather data. Having the predicted and forecast</w:t>
      </w:r>
      <w:r>
        <w:rPr>
          <w:spacing w:val="-52"/>
        </w:rPr>
        <w:t xml:space="preserve"> </w:t>
      </w:r>
      <w:r>
        <w:t>weather data, we apply 6 main models to predict and forecast days of the year of cherry blossom in</w:t>
      </w:r>
      <w:r>
        <w:rPr>
          <w:spacing w:val="1"/>
        </w:rPr>
        <w:t xml:space="preserve"> </w:t>
      </w:r>
      <w:r>
        <w:t>Washington DC, Kyoto, and Liestal, which have the historic bloom day data. First,</w:t>
      </w:r>
      <w:r>
        <w:rPr>
          <w:spacing w:val="1"/>
        </w:rPr>
        <w:t xml:space="preserve"> </w:t>
      </w:r>
      <w:r>
        <w:lastRenderedPageBreak/>
        <w:t>ARIMA_without_covariate is without any covariates. Second, the model with TMAX in March and</w:t>
      </w:r>
      <w:r>
        <w:rPr>
          <w:spacing w:val="1"/>
        </w:rPr>
        <w:t xml:space="preserve"> </w:t>
      </w:r>
      <w:r>
        <w:t>EMXT in December is ARIMA_with_covariates. ARIMA_with_TMAX_covariate only includes</w:t>
      </w:r>
      <w:r>
        <w:t xml:space="preserve"> the</w:t>
      </w:r>
      <w:r>
        <w:rPr>
          <w:spacing w:val="1"/>
        </w:rPr>
        <w:t xml:space="preserve"> </w:t>
      </w:r>
      <w:r>
        <w:t>TMAX 3. ARIMA_with_EMXT_covariate includes EMXT in December. And we also have</w:t>
      </w:r>
      <w:r>
        <w:rPr>
          <w:spacing w:val="1"/>
        </w:rPr>
        <w:t xml:space="preserve"> </w:t>
      </w:r>
      <w:r>
        <w:t>TSLM_with_covariates, which also contain TMAX in March, EMXT in December, and trend. Last but</w:t>
      </w:r>
      <w:r>
        <w:rPr>
          <w:spacing w:val="1"/>
        </w:rPr>
        <w:t xml:space="preserve"> </w:t>
      </w:r>
      <w:r>
        <w:t>not least, TSLM_with_TMAX_covariate is similar to TSLM_with_covariates but excl</w:t>
      </w:r>
      <w:r>
        <w:t>udes EMXT in</w:t>
      </w:r>
      <w:r>
        <w:rPr>
          <w:spacing w:val="1"/>
        </w:rPr>
        <w:t xml:space="preserve"> </w:t>
      </w:r>
      <w:r>
        <w:t>December.</w:t>
      </w:r>
    </w:p>
    <w:p w14:paraId="6EBA7F2F" w14:textId="77777777" w:rsidR="003735F8" w:rsidRDefault="003735F8">
      <w:pPr>
        <w:pStyle w:val="BodyText"/>
        <w:spacing w:before="10"/>
        <w:rPr>
          <w:sz w:val="21"/>
        </w:rPr>
      </w:pPr>
    </w:p>
    <w:p w14:paraId="03AE24FD" w14:textId="77777777" w:rsidR="003735F8" w:rsidRDefault="004E0E58">
      <w:pPr>
        <w:pStyle w:val="BodyText"/>
        <w:ind w:left="100" w:right="1439"/>
      </w:pPr>
      <w:r>
        <w:t>For Vancouver, in order to predict cherry blossom's peak bloom date; first, we make a large data frame of</w:t>
      </w:r>
      <w:r>
        <w:rPr>
          <w:spacing w:val="-52"/>
        </w:rPr>
        <w:t xml:space="preserve"> </w:t>
      </w:r>
      <w:r>
        <w:t>all locations' data (Washington D.C., Kyoto, and Liestel) alongside their monthly covariates. Once we</w:t>
      </w:r>
      <w:r>
        <w:rPr>
          <w:spacing w:val="1"/>
        </w:rPr>
        <w:t xml:space="preserve"> </w:t>
      </w:r>
      <w:r>
        <w:t>have our combined dataset, we considered a linear model predicting "blooms_doy" using the covariates.</w:t>
      </w:r>
      <w:r>
        <w:rPr>
          <w:spacing w:val="1"/>
        </w:rPr>
        <w:t xml:space="preserve"> </w:t>
      </w:r>
      <w:r>
        <w:t>We see that both predictors "TMAX_3" and "EMXT_12" a</w:t>
      </w:r>
      <w:r>
        <w:t>re significant. Then, we use time series to</w:t>
      </w:r>
      <w:r>
        <w:rPr>
          <w:spacing w:val="1"/>
        </w:rPr>
        <w:t xml:space="preserve"> </w:t>
      </w:r>
      <w:r>
        <w:t>predict</w:t>
      </w:r>
      <w:r>
        <w:rPr>
          <w:spacing w:val="-2"/>
        </w:rPr>
        <w:t xml:space="preserve"> </w:t>
      </w:r>
      <w:r>
        <w:t>the</w:t>
      </w:r>
      <w:r>
        <w:rPr>
          <w:spacing w:val="-1"/>
        </w:rPr>
        <w:t xml:space="preserve"> </w:t>
      </w:r>
      <w:r>
        <w:t>value</w:t>
      </w:r>
      <w:r>
        <w:rPr>
          <w:spacing w:val="-1"/>
        </w:rPr>
        <w:t xml:space="preserve"> </w:t>
      </w:r>
      <w:r>
        <w:t>of</w:t>
      </w:r>
      <w:r>
        <w:rPr>
          <w:spacing w:val="-1"/>
        </w:rPr>
        <w:t xml:space="preserve"> </w:t>
      </w:r>
      <w:r>
        <w:t>these</w:t>
      </w:r>
      <w:r>
        <w:rPr>
          <w:spacing w:val="-2"/>
        </w:rPr>
        <w:t xml:space="preserve"> </w:t>
      </w:r>
      <w:r>
        <w:t>predictors</w:t>
      </w:r>
      <w:r>
        <w:rPr>
          <w:spacing w:val="-1"/>
        </w:rPr>
        <w:t xml:space="preserve"> </w:t>
      </w:r>
      <w:r>
        <w:t>for</w:t>
      </w:r>
      <w:r>
        <w:rPr>
          <w:spacing w:val="-1"/>
        </w:rPr>
        <w:t xml:space="preserve"> </w:t>
      </w:r>
      <w:r>
        <w:t>Vancouver.</w:t>
      </w:r>
    </w:p>
    <w:p w14:paraId="4ACDBB93" w14:textId="77777777" w:rsidR="003735F8" w:rsidRDefault="003735F8">
      <w:pPr>
        <w:pStyle w:val="BodyText"/>
        <w:rPr>
          <w:sz w:val="24"/>
        </w:rPr>
      </w:pPr>
    </w:p>
    <w:p w14:paraId="51A1E30C" w14:textId="77777777" w:rsidR="003735F8" w:rsidRDefault="003735F8">
      <w:pPr>
        <w:pStyle w:val="BodyText"/>
        <w:rPr>
          <w:sz w:val="26"/>
        </w:rPr>
      </w:pPr>
    </w:p>
    <w:p w14:paraId="4A902BBC" w14:textId="77777777" w:rsidR="003735F8" w:rsidRDefault="004E0E58">
      <w:pPr>
        <w:pStyle w:val="Heading1"/>
        <w:spacing w:line="321" w:lineRule="exact"/>
      </w:pPr>
      <w:r>
        <w:t>Results</w:t>
      </w:r>
    </w:p>
    <w:p w14:paraId="17EAA61D" w14:textId="77777777" w:rsidR="003735F8" w:rsidRDefault="004E0E58">
      <w:pPr>
        <w:pStyle w:val="BodyText"/>
        <w:ind w:left="100" w:right="1429"/>
      </w:pPr>
      <w:r>
        <w:t>ARIMA_auto has wide confidence intervals for future times when we predict and forecast TMAX and</w:t>
      </w:r>
      <w:r>
        <w:rPr>
          <w:spacing w:val="1"/>
        </w:rPr>
        <w:t xml:space="preserve"> </w:t>
      </w:r>
      <w:r>
        <w:t>EMXT for DC, in Fig. 6 and 7, respectively. ARIMA_man</w:t>
      </w:r>
      <w:r>
        <w:t>ual will not have the issue, but some real-data</w:t>
      </w:r>
      <w:r>
        <w:rPr>
          <w:spacing w:val="1"/>
        </w:rPr>
        <w:t xml:space="preserve"> </w:t>
      </w:r>
      <w:r>
        <w:t>temperature (black line) doesn’t in the predicted confidence interval, such as TMAX in March 2017 in</w:t>
      </w:r>
      <w:r>
        <w:rPr>
          <w:spacing w:val="1"/>
        </w:rPr>
        <w:t xml:space="preserve"> </w:t>
      </w:r>
      <w:r>
        <w:t>Fig. 6. However, we use the outcomes of ARIMA_manual to be our predicted weather data, because it</w:t>
      </w:r>
      <w:r>
        <w:rPr>
          <w:spacing w:val="1"/>
        </w:rPr>
        <w:t xml:space="preserve"> </w:t>
      </w:r>
      <w:r>
        <w:t>doesn’t h</w:t>
      </w:r>
      <w:r>
        <w:t>ave wide confidence intervals in the future. We also use the same methods for Kyoto and Liestal</w:t>
      </w:r>
      <w:r>
        <w:rPr>
          <w:spacing w:val="-53"/>
        </w:rPr>
        <w:t xml:space="preserve"> </w:t>
      </w:r>
      <w:r>
        <w:t>to</w:t>
      </w:r>
      <w:r>
        <w:rPr>
          <w:spacing w:val="-2"/>
        </w:rPr>
        <w:t xml:space="preserve"> </w:t>
      </w:r>
      <w:r>
        <w:t>obtain</w:t>
      </w:r>
      <w:r>
        <w:rPr>
          <w:spacing w:val="-1"/>
        </w:rPr>
        <w:t xml:space="preserve"> </w:t>
      </w:r>
      <w:r>
        <w:t>the</w:t>
      </w:r>
      <w:r>
        <w:rPr>
          <w:spacing w:val="-1"/>
        </w:rPr>
        <w:t xml:space="preserve"> </w:t>
      </w:r>
      <w:r>
        <w:t>predicted</w:t>
      </w:r>
      <w:r>
        <w:rPr>
          <w:spacing w:val="-1"/>
        </w:rPr>
        <w:t xml:space="preserve"> </w:t>
      </w:r>
      <w:r>
        <w:t>weather</w:t>
      </w:r>
      <w:r>
        <w:rPr>
          <w:spacing w:val="-1"/>
        </w:rPr>
        <w:t xml:space="preserve"> </w:t>
      </w:r>
      <w:r>
        <w:t>data.</w:t>
      </w:r>
    </w:p>
    <w:p w14:paraId="1FF35FB5" w14:textId="77777777" w:rsidR="003735F8" w:rsidRDefault="003735F8">
      <w:pPr>
        <w:sectPr w:rsidR="003735F8">
          <w:pgSz w:w="12240" w:h="15840"/>
          <w:pgMar w:top="1360" w:right="40" w:bottom="280" w:left="1340" w:header="720" w:footer="720" w:gutter="0"/>
          <w:cols w:space="720"/>
        </w:sectPr>
      </w:pPr>
    </w:p>
    <w:p w14:paraId="56AB6CEF" w14:textId="77777777" w:rsidR="003735F8" w:rsidRDefault="004E0E58">
      <w:pPr>
        <w:pStyle w:val="BodyText"/>
        <w:spacing w:before="81"/>
        <w:ind w:left="100" w:right="1409"/>
      </w:pPr>
      <w:r>
        <w:lastRenderedPageBreak/>
        <w:t>In Table 1, we can see that TSLMs (AIC: 206.83 and 209.44) outperform the ARIMA models on the</w:t>
      </w:r>
      <w:r>
        <w:rPr>
          <w:spacing w:val="1"/>
        </w:rPr>
        <w:t xml:space="preserve"> </w:t>
      </w:r>
      <w:r>
        <w:t>Washington DC dataset (AIC: 447.74, 388.29, 395.84, and 443.54). However, the residuals of the TSLM</w:t>
      </w:r>
      <w:r>
        <w:rPr>
          <w:spacing w:val="1"/>
        </w:rPr>
        <w:t xml:space="preserve"> </w:t>
      </w:r>
      <w:r>
        <w:t>reject the null hypothesis of the Ljung-Box test in Table 2, i</w:t>
      </w:r>
      <w:r>
        <w:t>mplying that the residuals are serially</w:t>
      </w:r>
      <w:r>
        <w:rPr>
          <w:spacing w:val="1"/>
        </w:rPr>
        <w:t xml:space="preserve"> </w:t>
      </w:r>
      <w:r>
        <w:t>correlated. We can only use</w:t>
      </w:r>
      <w:r>
        <w:rPr>
          <w:spacing w:val="1"/>
        </w:rPr>
        <w:t xml:space="preserve"> </w:t>
      </w:r>
      <w:r>
        <w:t>the ARIMA models for the</w:t>
      </w:r>
      <w:r>
        <w:rPr>
          <w:spacing w:val="1"/>
        </w:rPr>
        <w:t xml:space="preserve"> </w:t>
      </w:r>
      <w:r>
        <w:t>Washington DC dataset. For</w:t>
      </w:r>
      <w:r>
        <w:rPr>
          <w:spacing w:val="1"/>
        </w:rPr>
        <w:t xml:space="preserve"> </w:t>
      </w:r>
      <w:r>
        <w:t>the Kyoto and</w:t>
      </w:r>
      <w:r>
        <w:rPr>
          <w:spacing w:val="1"/>
        </w:rPr>
        <w:t xml:space="preserve"> </w:t>
      </w:r>
      <w:r>
        <w:t>Liestal datasets, the ARIMA models (Kyoto AIC: 359.90, 314.39, 312.95 and 361.53; Liestal AIC:</w:t>
      </w:r>
      <w:r>
        <w:rPr>
          <w:spacing w:val="1"/>
        </w:rPr>
        <w:t xml:space="preserve"> </w:t>
      </w:r>
      <w:r>
        <w:t xml:space="preserve">813.41, 737.08, 737.06 and </w:t>
      </w:r>
      <w:r>
        <w:t>812.66) are also poor than TSLMs (Kyoto AIC: 133.5 and 134.89; Liestal</w:t>
      </w:r>
      <w:r>
        <w:rPr>
          <w:spacing w:val="1"/>
        </w:rPr>
        <w:t xml:space="preserve"> </w:t>
      </w:r>
      <w:r>
        <w:t>AIC: 440.93 and 442.20) in Tables 1. We check the Ljung-Box test, the residuals of all models in Kyoto</w:t>
      </w:r>
      <w:r>
        <w:rPr>
          <w:spacing w:val="1"/>
        </w:rPr>
        <w:t xml:space="preserve"> </w:t>
      </w:r>
      <w:r>
        <w:t>fail to reject</w:t>
      </w:r>
      <w:r>
        <w:rPr>
          <w:spacing w:val="1"/>
        </w:rPr>
        <w:t xml:space="preserve"> </w:t>
      </w:r>
      <w:r>
        <w:t>the null</w:t>
      </w:r>
      <w:r>
        <w:rPr>
          <w:spacing w:val="1"/>
        </w:rPr>
        <w:t xml:space="preserve"> </w:t>
      </w:r>
      <w:r>
        <w:t>hypothesis of</w:t>
      </w:r>
      <w:r>
        <w:rPr>
          <w:spacing w:val="1"/>
        </w:rPr>
        <w:t xml:space="preserve"> </w:t>
      </w:r>
      <w:r>
        <w:t>significant 0.1</w:t>
      </w:r>
      <w:r>
        <w:rPr>
          <w:spacing w:val="1"/>
        </w:rPr>
        <w:t xml:space="preserve"> </w:t>
      </w:r>
      <w:r>
        <w:t>in</w:t>
      </w:r>
      <w:r>
        <w:rPr>
          <w:spacing w:val="1"/>
        </w:rPr>
        <w:t xml:space="preserve"> </w:t>
      </w:r>
      <w:r>
        <w:t>Table 2,</w:t>
      </w:r>
      <w:r>
        <w:rPr>
          <w:spacing w:val="1"/>
        </w:rPr>
        <w:t xml:space="preserve"> </w:t>
      </w:r>
      <w:r>
        <w:t>so none</w:t>
      </w:r>
      <w:r>
        <w:rPr>
          <w:spacing w:val="1"/>
        </w:rPr>
        <w:t xml:space="preserve"> </w:t>
      </w:r>
      <w:r>
        <w:t>of the m</w:t>
      </w:r>
      <w:r>
        <w:t>odels</w:t>
      </w:r>
      <w:r>
        <w:rPr>
          <w:spacing w:val="1"/>
        </w:rPr>
        <w:t xml:space="preserve"> </w:t>
      </w:r>
      <w:r>
        <w:t>show a</w:t>
      </w:r>
      <w:r>
        <w:rPr>
          <w:spacing w:val="1"/>
        </w:rPr>
        <w:t xml:space="preserve"> </w:t>
      </w:r>
      <w:r>
        <w:t>significant</w:t>
      </w:r>
      <w:r>
        <w:rPr>
          <w:spacing w:val="1"/>
        </w:rPr>
        <w:t xml:space="preserve"> </w:t>
      </w:r>
      <w:r>
        <w:t>lack of fit, which means we can use all models for the Kyoto dataset. However, the TSLM with the</w:t>
      </w:r>
      <w:r>
        <w:rPr>
          <w:spacing w:val="1"/>
        </w:rPr>
        <w:t xml:space="preserve"> </w:t>
      </w:r>
      <w:r>
        <w:t>TMAX covariate in Liestal doesn’t pass the Ljung-Box test at a significance level of 0.1 in Table 2, so we</w:t>
      </w:r>
      <w:r>
        <w:rPr>
          <w:spacing w:val="-52"/>
        </w:rPr>
        <w:t xml:space="preserve"> </w:t>
      </w:r>
      <w:r>
        <w:t xml:space="preserve">remove the model. In Table </w:t>
      </w:r>
      <w:r>
        <w:t>1, the performance of the ARIMA model with EMXT covariates (BIC:</w:t>
      </w:r>
      <w:r>
        <w:rPr>
          <w:spacing w:val="1"/>
        </w:rPr>
        <w:t xml:space="preserve"> </w:t>
      </w:r>
      <w:r>
        <w:t>450.15) for the Washington DC datasets is only marginally better than the ARIMA model without any</w:t>
      </w:r>
      <w:r>
        <w:rPr>
          <w:spacing w:val="1"/>
        </w:rPr>
        <w:t xml:space="preserve"> </w:t>
      </w:r>
      <w:r>
        <w:t>covariates (BIC: 452.15), so we remove the ARIMA models with EMXT covariates. On the contrary</w:t>
      </w:r>
      <w:r>
        <w:t>, the</w:t>
      </w:r>
      <w:r>
        <w:rPr>
          <w:spacing w:val="1"/>
        </w:rPr>
        <w:t xml:space="preserve"> </w:t>
      </w:r>
      <w:r>
        <w:t>ARIMA model with EMXT covariates (BIC: 367.91; 820.68) for the other two location datasets are only</w:t>
      </w:r>
      <w:r>
        <w:rPr>
          <w:spacing w:val="1"/>
        </w:rPr>
        <w:t xml:space="preserve"> </w:t>
      </w:r>
      <w:r>
        <w:t>slightly worse than the ARIMA models without any covariates (BIC: 364.16; 818.76), we also remove the</w:t>
      </w:r>
      <w:r>
        <w:rPr>
          <w:spacing w:val="-53"/>
        </w:rPr>
        <w:t xml:space="preserve"> </w:t>
      </w:r>
      <w:r>
        <w:t>models</w:t>
      </w:r>
      <w:r>
        <w:rPr>
          <w:spacing w:val="-2"/>
        </w:rPr>
        <w:t xml:space="preserve"> </w:t>
      </w:r>
      <w:r>
        <w:t>for</w:t>
      </w:r>
      <w:r>
        <w:rPr>
          <w:spacing w:val="-1"/>
        </w:rPr>
        <w:t xml:space="preserve"> </w:t>
      </w:r>
      <w:r>
        <w:t>these</w:t>
      </w:r>
      <w:r>
        <w:rPr>
          <w:spacing w:val="-1"/>
        </w:rPr>
        <w:t xml:space="preserve"> </w:t>
      </w:r>
      <w:r>
        <w:t>two</w:t>
      </w:r>
      <w:r>
        <w:rPr>
          <w:spacing w:val="-1"/>
        </w:rPr>
        <w:t xml:space="preserve"> </w:t>
      </w:r>
      <w:r>
        <w:t>locations.</w:t>
      </w:r>
    </w:p>
    <w:p w14:paraId="097EDFEC" w14:textId="77777777" w:rsidR="003735F8" w:rsidRDefault="003735F8">
      <w:pPr>
        <w:pStyle w:val="BodyText"/>
      </w:pPr>
    </w:p>
    <w:p w14:paraId="63612511" w14:textId="77777777" w:rsidR="003735F8" w:rsidRDefault="004E0E58">
      <w:pPr>
        <w:pStyle w:val="BodyText"/>
        <w:ind w:left="100" w:right="1526"/>
      </w:pPr>
      <w:r>
        <w:t>Using the predi</w:t>
      </w:r>
      <w:r>
        <w:t>cted weather data to be the covariates, we predict the bloom day of the year and compare</w:t>
      </w:r>
      <w:r>
        <w:rPr>
          <w:spacing w:val="-52"/>
        </w:rPr>
        <w:t xml:space="preserve"> </w:t>
      </w:r>
      <w:r>
        <w:t>the results. In Table 3, ARIMA with TMAX and EMXT covariates has the lowest RMSE (5.02) and</w:t>
      </w:r>
      <w:r>
        <w:rPr>
          <w:spacing w:val="1"/>
        </w:rPr>
        <w:t xml:space="preserve"> </w:t>
      </w:r>
      <w:r>
        <w:t>MAPE (4.27) for predicting DC cherry bloom day. For Kyoto, TSLM with the TM</w:t>
      </w:r>
      <w:r>
        <w:t>AX covariate has the</w:t>
      </w:r>
      <w:r>
        <w:rPr>
          <w:spacing w:val="1"/>
        </w:rPr>
        <w:t xml:space="preserve"> </w:t>
      </w:r>
      <w:r>
        <w:t>smallest RMSE (5.02) and MAPE (4.27) when we predict blooming days during the year from 2014 to</w:t>
      </w:r>
      <w:r>
        <w:rPr>
          <w:spacing w:val="1"/>
        </w:rPr>
        <w:t xml:space="preserve"> </w:t>
      </w:r>
      <w:r>
        <w:t>2021 in Table 3.</w:t>
      </w:r>
      <w:r>
        <w:rPr>
          <w:spacing w:val="1"/>
        </w:rPr>
        <w:t xml:space="preserve"> </w:t>
      </w:r>
      <w:r>
        <w:t>Last, ARIMA with TMAX covariate fits the Liestal testing dataset well in Table 3, in</w:t>
      </w:r>
      <w:r>
        <w:rPr>
          <w:spacing w:val="1"/>
        </w:rPr>
        <w:t xml:space="preserve"> </w:t>
      </w:r>
      <w:r>
        <w:t>which RMSE (8.40) and MAPE (8.09) are</w:t>
      </w:r>
      <w:r>
        <w:t xml:space="preserve"> the lowest. In Fig. 8-10, the ARIMA models with no</w:t>
      </w:r>
      <w:r>
        <w:rPr>
          <w:spacing w:val="1"/>
        </w:rPr>
        <w:t xml:space="preserve"> </w:t>
      </w:r>
      <w:r>
        <w:t>covariates for three locations have wider confidence intervals than others. We find that our model does</w:t>
      </w:r>
      <w:r>
        <w:rPr>
          <w:spacing w:val="1"/>
        </w:rPr>
        <w:t xml:space="preserve"> </w:t>
      </w:r>
      <w:r>
        <w:t>not capture some real data for early flowering years within the confidence interval; for example, th</w:t>
      </w:r>
      <w:r>
        <w:t>e real</w:t>
      </w:r>
      <w:r>
        <w:rPr>
          <w:spacing w:val="-52"/>
        </w:rPr>
        <w:t xml:space="preserve"> </w:t>
      </w:r>
      <w:r>
        <w:t>data of bloom days of the year in 2018 and 2020 in Kyoto are not within the 95% confidence interval for</w:t>
      </w:r>
      <w:r>
        <w:rPr>
          <w:spacing w:val="-53"/>
        </w:rPr>
        <w:t xml:space="preserve"> </w:t>
      </w:r>
      <w:r>
        <w:t>most models in Fig. 9. Using the best model for each location, we forecast the bloom day from 2022 to</w:t>
      </w:r>
      <w:r>
        <w:rPr>
          <w:spacing w:val="1"/>
        </w:rPr>
        <w:t xml:space="preserve"> </w:t>
      </w:r>
      <w:r>
        <w:t>2033</w:t>
      </w:r>
      <w:r>
        <w:rPr>
          <w:spacing w:val="-2"/>
        </w:rPr>
        <w:t xml:space="preserve"> </w:t>
      </w:r>
      <w:r>
        <w:t>in</w:t>
      </w:r>
      <w:r>
        <w:rPr>
          <w:spacing w:val="-1"/>
        </w:rPr>
        <w:t xml:space="preserve"> </w:t>
      </w:r>
      <w:r>
        <w:t>Table</w:t>
      </w:r>
      <w:r>
        <w:rPr>
          <w:spacing w:val="-1"/>
        </w:rPr>
        <w:t xml:space="preserve"> </w:t>
      </w:r>
      <w:r>
        <w:t>4.</w:t>
      </w:r>
    </w:p>
    <w:p w14:paraId="20D7F031" w14:textId="77777777" w:rsidR="003735F8" w:rsidRDefault="003735F8">
      <w:pPr>
        <w:pStyle w:val="BodyText"/>
        <w:spacing w:before="8"/>
        <w:rPr>
          <w:sz w:val="24"/>
        </w:rPr>
      </w:pPr>
    </w:p>
    <w:p w14:paraId="17265AAD" w14:textId="77777777" w:rsidR="003735F8" w:rsidRDefault="004E0E58">
      <w:pPr>
        <w:pStyle w:val="BodyText"/>
        <w:ind w:left="100" w:right="1593"/>
      </w:pPr>
      <w:r>
        <w:t>For Vancouver, by looking at Fig. 14, there's a positive trend between TMAX_3 and time (meaning as</w:t>
      </w:r>
      <w:r>
        <w:rPr>
          <w:spacing w:val="1"/>
        </w:rPr>
        <w:t xml:space="preserve"> </w:t>
      </w:r>
      <w:r>
        <w:t>time passes by TMAX_3 increases). The</w:t>
      </w:r>
      <w:r>
        <w:t>n, we look at the time plot of change in TMAX_3 (Fig. 15)</w:t>
      </w:r>
      <w:r>
        <w:rPr>
          <w:spacing w:val="1"/>
        </w:rPr>
        <w:t xml:space="preserve"> </w:t>
      </w:r>
      <w:r>
        <w:t>where we don't see a trend that could help us predict the value of TMAX_3. We build two models, one</w:t>
      </w:r>
      <w:r>
        <w:rPr>
          <w:spacing w:val="1"/>
        </w:rPr>
        <w:t xml:space="preserve"> </w:t>
      </w:r>
      <w:r>
        <w:t>Naive model, and one Arima model. We see that the Arima model had both a lower standard deviation</w:t>
      </w:r>
      <w:r>
        <w:rPr>
          <w:spacing w:val="1"/>
        </w:rPr>
        <w:t xml:space="preserve"> </w:t>
      </w:r>
      <w:r>
        <w:t>and a better residual plot compared to the Naive model (Fig. 16 and 17). So, using the Arima model, we</w:t>
      </w:r>
      <w:r>
        <w:rPr>
          <w:spacing w:val="-53"/>
        </w:rPr>
        <w:t xml:space="preserve"> </w:t>
      </w:r>
      <w:r>
        <w:t>predicted</w:t>
      </w:r>
      <w:r>
        <w:rPr>
          <w:spacing w:val="-2"/>
        </w:rPr>
        <w:t xml:space="preserve"> </w:t>
      </w:r>
      <w:r>
        <w:t>the</w:t>
      </w:r>
      <w:r>
        <w:rPr>
          <w:spacing w:val="-1"/>
        </w:rPr>
        <w:t xml:space="preserve"> </w:t>
      </w:r>
      <w:r>
        <w:t>TMAX_3</w:t>
      </w:r>
      <w:r>
        <w:rPr>
          <w:spacing w:val="-2"/>
        </w:rPr>
        <w:t xml:space="preserve"> </w:t>
      </w:r>
      <w:r>
        <w:t>to</w:t>
      </w:r>
      <w:r>
        <w:rPr>
          <w:spacing w:val="-1"/>
        </w:rPr>
        <w:t xml:space="preserve"> </w:t>
      </w:r>
      <w:r>
        <w:t>be</w:t>
      </w:r>
      <w:r>
        <w:rPr>
          <w:spacing w:val="-1"/>
        </w:rPr>
        <w:t xml:space="preserve"> </w:t>
      </w:r>
      <w:r>
        <w:t>50.</w:t>
      </w:r>
      <w:r>
        <w:rPr>
          <w:spacing w:val="-2"/>
        </w:rPr>
        <w:t xml:space="preserve"> </w:t>
      </w:r>
      <w:r>
        <w:t>Next,</w:t>
      </w:r>
      <w:r>
        <w:rPr>
          <w:spacing w:val="-1"/>
        </w:rPr>
        <w:t xml:space="preserve"> </w:t>
      </w:r>
      <w:r>
        <w:t>we</w:t>
      </w:r>
      <w:r>
        <w:rPr>
          <w:spacing w:val="-1"/>
        </w:rPr>
        <w:t xml:space="preserve"> </w:t>
      </w:r>
      <w:r>
        <w:t>try</w:t>
      </w:r>
      <w:r>
        <w:rPr>
          <w:spacing w:val="-2"/>
        </w:rPr>
        <w:t xml:space="preserve"> </w:t>
      </w:r>
      <w:r>
        <w:t>and</w:t>
      </w:r>
      <w:r>
        <w:rPr>
          <w:spacing w:val="-1"/>
        </w:rPr>
        <w:t xml:space="preserve"> </w:t>
      </w:r>
      <w:r>
        <w:t>predict</w:t>
      </w:r>
      <w:r>
        <w:rPr>
          <w:spacing w:val="-2"/>
        </w:rPr>
        <w:t xml:space="preserve"> </w:t>
      </w:r>
      <w:r>
        <w:t>the</w:t>
      </w:r>
      <w:r>
        <w:rPr>
          <w:spacing w:val="-1"/>
        </w:rPr>
        <w:t xml:space="preserve"> </w:t>
      </w:r>
      <w:r>
        <w:t>EMXT_12.</w:t>
      </w:r>
    </w:p>
    <w:p w14:paraId="35714E47" w14:textId="77777777" w:rsidR="003735F8" w:rsidRDefault="003735F8">
      <w:pPr>
        <w:pStyle w:val="BodyText"/>
        <w:rPr>
          <w:sz w:val="25"/>
        </w:rPr>
      </w:pPr>
    </w:p>
    <w:p w14:paraId="56D4D2CF" w14:textId="77777777" w:rsidR="003735F8" w:rsidRDefault="004E0E58">
      <w:pPr>
        <w:pStyle w:val="BodyText"/>
        <w:ind w:left="100" w:right="1404"/>
      </w:pPr>
      <w:r>
        <w:t>Similar to TMAX_3, by looking at Fig. 18, we see that there's a positive trend betw</w:t>
      </w:r>
      <w:r>
        <w:t>een EMXT_12 and</w:t>
      </w:r>
      <w:r>
        <w:rPr>
          <w:spacing w:val="1"/>
        </w:rPr>
        <w:t xml:space="preserve"> </w:t>
      </w:r>
      <w:r>
        <w:t>time (as time passes, EMXT_12 increases). Then, we look at the time plot of change in EMXT_12 (Fig.</w:t>
      </w:r>
      <w:r>
        <w:rPr>
          <w:spacing w:val="1"/>
        </w:rPr>
        <w:t xml:space="preserve"> </w:t>
      </w:r>
      <w:r>
        <w:t>19)</w:t>
      </w:r>
      <w:r>
        <w:rPr>
          <w:spacing w:val="-3"/>
        </w:rPr>
        <w:t xml:space="preserve"> </w:t>
      </w:r>
      <w:r>
        <w:t>where</w:t>
      </w:r>
      <w:r>
        <w:rPr>
          <w:spacing w:val="-3"/>
        </w:rPr>
        <w:t xml:space="preserve"> </w:t>
      </w:r>
      <w:r>
        <w:t>we</w:t>
      </w:r>
      <w:r>
        <w:rPr>
          <w:spacing w:val="-3"/>
        </w:rPr>
        <w:t xml:space="preserve"> </w:t>
      </w:r>
      <w:r>
        <w:t>see</w:t>
      </w:r>
      <w:r>
        <w:rPr>
          <w:spacing w:val="-3"/>
        </w:rPr>
        <w:t xml:space="preserve"> </w:t>
      </w:r>
      <w:r>
        <w:t>no</w:t>
      </w:r>
      <w:r>
        <w:rPr>
          <w:spacing w:val="-3"/>
        </w:rPr>
        <w:t xml:space="preserve"> </w:t>
      </w:r>
      <w:r>
        <w:t>trend.</w:t>
      </w:r>
      <w:r>
        <w:rPr>
          <w:spacing w:val="-2"/>
        </w:rPr>
        <w:t xml:space="preserve"> </w:t>
      </w:r>
      <w:r>
        <w:t>We</w:t>
      </w:r>
      <w:r>
        <w:rPr>
          <w:spacing w:val="-3"/>
        </w:rPr>
        <w:t xml:space="preserve"> </w:t>
      </w:r>
      <w:r>
        <w:t>compared</w:t>
      </w:r>
      <w:r>
        <w:rPr>
          <w:spacing w:val="-5"/>
        </w:rPr>
        <w:t xml:space="preserve"> </w:t>
      </w:r>
      <w:r>
        <w:t>two-time</w:t>
      </w:r>
      <w:r>
        <w:rPr>
          <w:spacing w:val="-3"/>
        </w:rPr>
        <w:t xml:space="preserve"> </w:t>
      </w:r>
      <w:r>
        <w:t>series</w:t>
      </w:r>
      <w:r>
        <w:rPr>
          <w:spacing w:val="-3"/>
        </w:rPr>
        <w:t xml:space="preserve"> </w:t>
      </w:r>
      <w:r>
        <w:t>models</w:t>
      </w:r>
      <w:r>
        <w:rPr>
          <w:spacing w:val="-3"/>
        </w:rPr>
        <w:t xml:space="preserve"> </w:t>
      </w:r>
      <w:r>
        <w:t>to</w:t>
      </w:r>
      <w:r>
        <w:rPr>
          <w:spacing w:val="-3"/>
        </w:rPr>
        <w:t xml:space="preserve"> </w:t>
      </w:r>
      <w:r>
        <w:t>predict</w:t>
      </w:r>
      <w:r>
        <w:rPr>
          <w:spacing w:val="-3"/>
        </w:rPr>
        <w:t xml:space="preserve"> </w:t>
      </w:r>
      <w:r>
        <w:t>EMXT_12:</w:t>
      </w:r>
      <w:r>
        <w:rPr>
          <w:spacing w:val="-3"/>
        </w:rPr>
        <w:t xml:space="preserve"> </w:t>
      </w:r>
      <w:r>
        <w:t>one</w:t>
      </w:r>
      <w:r>
        <w:rPr>
          <w:spacing w:val="-3"/>
        </w:rPr>
        <w:t xml:space="preserve"> </w:t>
      </w:r>
      <w:r>
        <w:t>Naive</w:t>
      </w:r>
      <w:r>
        <w:rPr>
          <w:spacing w:val="-3"/>
        </w:rPr>
        <w:t xml:space="preserve"> </w:t>
      </w:r>
      <w:r>
        <w:t>model</w:t>
      </w:r>
      <w:r>
        <w:rPr>
          <w:spacing w:val="-52"/>
        </w:rPr>
        <w:t xml:space="preserve"> </w:t>
      </w:r>
      <w:r>
        <w:t>and one Arima model. We see that the Arima model had both a lower standard deviation and a better</w:t>
      </w:r>
      <w:r>
        <w:rPr>
          <w:spacing w:val="1"/>
        </w:rPr>
        <w:t xml:space="preserve"> </w:t>
      </w:r>
      <w:r>
        <w:t>residual</w:t>
      </w:r>
      <w:r>
        <w:rPr>
          <w:spacing w:val="-1"/>
        </w:rPr>
        <w:t xml:space="preserve"> </w:t>
      </w:r>
      <w:r>
        <w:t>plot</w:t>
      </w:r>
      <w:r>
        <w:rPr>
          <w:spacing w:val="-2"/>
        </w:rPr>
        <w:t xml:space="preserve"> </w:t>
      </w:r>
      <w:r>
        <w:t>(Fig.</w:t>
      </w:r>
      <w:r>
        <w:rPr>
          <w:spacing w:val="-2"/>
        </w:rPr>
        <w:t xml:space="preserve"> </w:t>
      </w:r>
      <w:r>
        <w:t>20</w:t>
      </w:r>
      <w:r>
        <w:rPr>
          <w:spacing w:val="-2"/>
        </w:rPr>
        <w:t xml:space="preserve"> </w:t>
      </w:r>
      <w:r>
        <w:t>and</w:t>
      </w:r>
      <w:r>
        <w:rPr>
          <w:spacing w:val="-2"/>
        </w:rPr>
        <w:t xml:space="preserve"> </w:t>
      </w:r>
      <w:r>
        <w:t>21).</w:t>
      </w:r>
      <w:r>
        <w:rPr>
          <w:spacing w:val="-2"/>
        </w:rPr>
        <w:t xml:space="preserve"> </w:t>
      </w:r>
      <w:r>
        <w:t>So,</w:t>
      </w:r>
      <w:r>
        <w:rPr>
          <w:spacing w:val="-2"/>
        </w:rPr>
        <w:t xml:space="preserve"> </w:t>
      </w:r>
      <w:r>
        <w:t>using</w:t>
      </w:r>
      <w:r>
        <w:rPr>
          <w:spacing w:val="-2"/>
        </w:rPr>
        <w:t xml:space="preserve"> </w:t>
      </w:r>
      <w:r>
        <w:t>the</w:t>
      </w:r>
      <w:r>
        <w:rPr>
          <w:spacing w:val="-2"/>
        </w:rPr>
        <w:t xml:space="preserve"> </w:t>
      </w:r>
      <w:r>
        <w:t>Arima</w:t>
      </w:r>
      <w:r>
        <w:rPr>
          <w:spacing w:val="-2"/>
        </w:rPr>
        <w:t xml:space="preserve"> </w:t>
      </w:r>
      <w:r>
        <w:t>model,</w:t>
      </w:r>
      <w:r>
        <w:rPr>
          <w:spacing w:val="-2"/>
        </w:rPr>
        <w:t xml:space="preserve"> </w:t>
      </w:r>
      <w:r>
        <w:t>we</w:t>
      </w:r>
      <w:r>
        <w:rPr>
          <w:spacing w:val="-2"/>
        </w:rPr>
        <w:t xml:space="preserve"> </w:t>
      </w:r>
      <w:r>
        <w:t>predicted</w:t>
      </w:r>
      <w:r>
        <w:rPr>
          <w:spacing w:val="-2"/>
        </w:rPr>
        <w:t xml:space="preserve"> </w:t>
      </w:r>
      <w:r>
        <w:t>the</w:t>
      </w:r>
      <w:r>
        <w:rPr>
          <w:spacing w:val="-2"/>
        </w:rPr>
        <w:t xml:space="preserve"> </w:t>
      </w:r>
      <w:r>
        <w:t>EMXT_12</w:t>
      </w:r>
      <w:r>
        <w:rPr>
          <w:spacing w:val="-2"/>
        </w:rPr>
        <w:t xml:space="preserve"> </w:t>
      </w:r>
      <w:r>
        <w:t>to</w:t>
      </w:r>
      <w:r>
        <w:rPr>
          <w:spacing w:val="-2"/>
        </w:rPr>
        <w:t xml:space="preserve"> </w:t>
      </w:r>
      <w:r>
        <w:t>be</w:t>
      </w:r>
      <w:r>
        <w:rPr>
          <w:spacing w:val="-2"/>
        </w:rPr>
        <w:t xml:space="preserve"> </w:t>
      </w:r>
      <w:r>
        <w:t>51.</w:t>
      </w:r>
    </w:p>
    <w:p w14:paraId="3DA820F2" w14:textId="77777777" w:rsidR="003735F8" w:rsidRDefault="003735F8">
      <w:pPr>
        <w:pStyle w:val="BodyText"/>
        <w:spacing w:before="10"/>
        <w:rPr>
          <w:sz w:val="27"/>
        </w:rPr>
      </w:pPr>
    </w:p>
    <w:p w14:paraId="7604C445" w14:textId="77777777" w:rsidR="003735F8" w:rsidRDefault="004E0E58">
      <w:pPr>
        <w:pStyle w:val="Heading1"/>
      </w:pPr>
      <w:r>
        <w:t>Conclusion</w:t>
      </w:r>
    </w:p>
    <w:p w14:paraId="2FEA7B89" w14:textId="77777777" w:rsidR="003735F8" w:rsidRDefault="004E0E58">
      <w:pPr>
        <w:pStyle w:val="BodyText"/>
        <w:spacing w:before="3"/>
        <w:ind w:left="100" w:right="1502"/>
      </w:pPr>
      <w:r>
        <w:t>In Table 4, the cherry bloom which opens around 91 d</w:t>
      </w:r>
      <w:r>
        <w:t>ays of the year in DC is earlier than in other</w:t>
      </w:r>
      <w:r>
        <w:rPr>
          <w:spacing w:val="1"/>
        </w:rPr>
        <w:t xml:space="preserve"> </w:t>
      </w:r>
      <w:r>
        <w:t>locations (around 95 days). Kyoto has the narrowest confidence interval (about 11 days for 95% CI), and</w:t>
      </w:r>
      <w:r>
        <w:rPr>
          <w:spacing w:val="-53"/>
        </w:rPr>
        <w:t xml:space="preserve"> </w:t>
      </w:r>
      <w:r>
        <w:t>Liestal has the widest confidence interval (about 32 days for 95% CI). And the peak bloom date will be</w:t>
      </w:r>
      <w:r>
        <w:rPr>
          <w:spacing w:val="1"/>
        </w:rPr>
        <w:t xml:space="preserve"> </w:t>
      </w:r>
      <w:r>
        <w:t>fo</w:t>
      </w:r>
      <w:r>
        <w:t>r</w:t>
      </w:r>
      <w:r>
        <w:rPr>
          <w:spacing w:val="-2"/>
        </w:rPr>
        <w:t xml:space="preserve"> </w:t>
      </w:r>
      <w:r>
        <w:t>Vancouver</w:t>
      </w:r>
      <w:r>
        <w:rPr>
          <w:spacing w:val="-1"/>
        </w:rPr>
        <w:t xml:space="preserve"> </w:t>
      </w:r>
      <w:r>
        <w:t>which</w:t>
      </w:r>
      <w:r>
        <w:rPr>
          <w:spacing w:val="-1"/>
        </w:rPr>
        <w:t xml:space="preserve"> </w:t>
      </w:r>
      <w:r>
        <w:t>we</w:t>
      </w:r>
      <w:r>
        <w:rPr>
          <w:spacing w:val="-1"/>
        </w:rPr>
        <w:t xml:space="preserve"> </w:t>
      </w:r>
      <w:r>
        <w:t>get</w:t>
      </w:r>
      <w:r>
        <w:rPr>
          <w:spacing w:val="-1"/>
        </w:rPr>
        <w:t xml:space="preserve"> </w:t>
      </w:r>
      <w:r>
        <w:t>to</w:t>
      </w:r>
      <w:r>
        <w:rPr>
          <w:spacing w:val="-1"/>
        </w:rPr>
        <w:t xml:space="preserve"> </w:t>
      </w:r>
      <w:r>
        <w:t>be</w:t>
      </w:r>
      <w:r>
        <w:rPr>
          <w:spacing w:val="-1"/>
        </w:rPr>
        <w:t xml:space="preserve"> </w:t>
      </w:r>
      <w:r>
        <w:t>104</w:t>
      </w:r>
      <w:r>
        <w:rPr>
          <w:spacing w:val="1"/>
        </w:rPr>
        <w:t xml:space="preserve"> </w:t>
      </w:r>
      <w:r>
        <w:t>days.</w:t>
      </w:r>
    </w:p>
    <w:p w14:paraId="519202F9" w14:textId="77777777" w:rsidR="003735F8" w:rsidRDefault="003735F8">
      <w:pPr>
        <w:sectPr w:rsidR="003735F8">
          <w:pgSz w:w="12240" w:h="15840"/>
          <w:pgMar w:top="1360" w:right="40" w:bottom="280" w:left="1340" w:header="720" w:footer="720" w:gutter="0"/>
          <w:cols w:space="720"/>
        </w:sectPr>
      </w:pPr>
    </w:p>
    <w:p w14:paraId="6988D9E1" w14:textId="77777777" w:rsidR="003735F8" w:rsidRDefault="004E0E58">
      <w:pPr>
        <w:pStyle w:val="BodyText"/>
        <w:spacing w:before="81"/>
        <w:ind w:left="100" w:right="1583"/>
      </w:pPr>
      <w:r>
        <w:lastRenderedPageBreak/>
        <w:t>The bloom days of the year are hard to predict. This is because we cannot predict the weather very well.</w:t>
      </w:r>
      <w:r>
        <w:rPr>
          <w:spacing w:val="-52"/>
        </w:rPr>
        <w:t xml:space="preserve"> </w:t>
      </w:r>
      <w:r>
        <w:t>That is, when the temperature is high, the temperature we predict is not high enough, which makes the</w:t>
      </w:r>
      <w:r>
        <w:rPr>
          <w:spacing w:val="1"/>
        </w:rPr>
        <w:t xml:space="preserve"> </w:t>
      </w:r>
      <w:r>
        <w:t>prediction</w:t>
      </w:r>
      <w:r>
        <w:rPr>
          <w:spacing w:val="-2"/>
        </w:rPr>
        <w:t xml:space="preserve"> </w:t>
      </w:r>
      <w:r>
        <w:t>of</w:t>
      </w:r>
      <w:r>
        <w:rPr>
          <w:spacing w:val="-1"/>
        </w:rPr>
        <w:t xml:space="preserve"> </w:t>
      </w:r>
      <w:r>
        <w:t>flowering</w:t>
      </w:r>
      <w:r>
        <w:rPr>
          <w:spacing w:val="-1"/>
        </w:rPr>
        <w:t xml:space="preserve"> </w:t>
      </w:r>
      <w:r>
        <w:t>days</w:t>
      </w:r>
      <w:r>
        <w:rPr>
          <w:spacing w:val="-1"/>
        </w:rPr>
        <w:t xml:space="preserve"> </w:t>
      </w:r>
      <w:r>
        <w:t>inaccurate.</w:t>
      </w:r>
    </w:p>
    <w:p w14:paraId="421B7B42" w14:textId="77777777" w:rsidR="003735F8" w:rsidRDefault="003735F8">
      <w:pPr>
        <w:pStyle w:val="BodyText"/>
      </w:pPr>
    </w:p>
    <w:p w14:paraId="335469BF" w14:textId="77777777" w:rsidR="003735F8" w:rsidRDefault="004E0E58">
      <w:pPr>
        <w:pStyle w:val="BodyText"/>
        <w:spacing w:before="1"/>
        <w:ind w:left="100" w:right="1416"/>
      </w:pPr>
      <w:r>
        <w:t>In Tabl</w:t>
      </w:r>
      <w:r>
        <w:t>e 5, when we utilize the same models with real weather datasets, all models give the extremely</w:t>
      </w:r>
      <w:r>
        <w:rPr>
          <w:spacing w:val="1"/>
        </w:rPr>
        <w:t xml:space="preserve"> </w:t>
      </w:r>
      <w:r>
        <w:t>lower RMSE and MAPE for prediction than the models with predicted weather covariates. We can find</w:t>
      </w:r>
      <w:r>
        <w:rPr>
          <w:spacing w:val="1"/>
        </w:rPr>
        <w:t xml:space="preserve"> </w:t>
      </w:r>
      <w:r>
        <w:t xml:space="preserve">that ARIMA with TMAX and EMXT covariates is the best model for </w:t>
      </w:r>
      <w:r>
        <w:t>those three locations, because</w:t>
      </w:r>
      <w:r>
        <w:rPr>
          <w:spacing w:val="1"/>
        </w:rPr>
        <w:t xml:space="preserve"> </w:t>
      </w:r>
      <w:r>
        <w:t>MAPEs are the lowest across all models in Table 5, and 80% confidence intervals including most real test</w:t>
      </w:r>
      <w:r>
        <w:rPr>
          <w:spacing w:val="-53"/>
        </w:rPr>
        <w:t xml:space="preserve"> </w:t>
      </w:r>
      <w:r>
        <w:t>data are shown in Fig. 11-13. If we can predict the weather well in the future, then ARIMA models with</w:t>
      </w:r>
      <w:r>
        <w:rPr>
          <w:spacing w:val="1"/>
        </w:rPr>
        <w:t xml:space="preserve"> </w:t>
      </w:r>
      <w:r>
        <w:t>TMAX</w:t>
      </w:r>
      <w:r>
        <w:rPr>
          <w:spacing w:val="-2"/>
        </w:rPr>
        <w:t xml:space="preserve"> </w:t>
      </w:r>
      <w:r>
        <w:t>and</w:t>
      </w:r>
      <w:r>
        <w:rPr>
          <w:spacing w:val="-2"/>
        </w:rPr>
        <w:t xml:space="preserve"> </w:t>
      </w:r>
      <w:r>
        <w:t>EMXT</w:t>
      </w:r>
      <w:r>
        <w:rPr>
          <w:spacing w:val="-2"/>
        </w:rPr>
        <w:t xml:space="preserve"> </w:t>
      </w:r>
      <w:r>
        <w:t>covariates</w:t>
      </w:r>
      <w:r>
        <w:rPr>
          <w:spacing w:val="-2"/>
        </w:rPr>
        <w:t xml:space="preserve"> </w:t>
      </w:r>
      <w:r>
        <w:t>will</w:t>
      </w:r>
      <w:r>
        <w:rPr>
          <w:spacing w:val="-2"/>
        </w:rPr>
        <w:t xml:space="preserve"> </w:t>
      </w:r>
      <w:r>
        <w:t>be</w:t>
      </w:r>
      <w:r>
        <w:rPr>
          <w:spacing w:val="-2"/>
        </w:rPr>
        <w:t xml:space="preserve"> </w:t>
      </w:r>
      <w:r>
        <w:t>proper</w:t>
      </w:r>
      <w:r>
        <w:rPr>
          <w:spacing w:val="-2"/>
        </w:rPr>
        <w:t xml:space="preserve"> </w:t>
      </w:r>
      <w:r>
        <w:t>for</w:t>
      </w:r>
      <w:r>
        <w:rPr>
          <w:spacing w:val="-2"/>
        </w:rPr>
        <w:t xml:space="preserve"> </w:t>
      </w:r>
      <w:r>
        <w:t>predicting</w:t>
      </w:r>
      <w:r>
        <w:rPr>
          <w:spacing w:val="-2"/>
        </w:rPr>
        <w:t xml:space="preserve"> </w:t>
      </w:r>
      <w:r>
        <w:t>days</w:t>
      </w:r>
      <w:r>
        <w:rPr>
          <w:spacing w:val="-2"/>
        </w:rPr>
        <w:t xml:space="preserve"> </w:t>
      </w:r>
      <w:r>
        <w:t>of</w:t>
      </w:r>
      <w:r>
        <w:rPr>
          <w:spacing w:val="-2"/>
        </w:rPr>
        <w:t xml:space="preserve"> </w:t>
      </w:r>
      <w:r>
        <w:t>the</w:t>
      </w:r>
      <w:r>
        <w:rPr>
          <w:spacing w:val="-2"/>
        </w:rPr>
        <w:t xml:space="preserve"> </w:t>
      </w:r>
      <w:r>
        <w:t>years</w:t>
      </w:r>
      <w:r>
        <w:rPr>
          <w:spacing w:val="-2"/>
        </w:rPr>
        <w:t xml:space="preserve"> </w:t>
      </w:r>
      <w:r>
        <w:t>of</w:t>
      </w:r>
      <w:r>
        <w:rPr>
          <w:spacing w:val="-2"/>
        </w:rPr>
        <w:t xml:space="preserve"> </w:t>
      </w:r>
      <w:r>
        <w:t>cherry</w:t>
      </w:r>
      <w:r>
        <w:rPr>
          <w:spacing w:val="-2"/>
        </w:rPr>
        <w:t xml:space="preserve"> </w:t>
      </w:r>
      <w:r>
        <w:t>blossom.</w:t>
      </w:r>
    </w:p>
    <w:p w14:paraId="486984E6" w14:textId="77777777" w:rsidR="003735F8" w:rsidRDefault="003735F8">
      <w:pPr>
        <w:pStyle w:val="BodyText"/>
        <w:spacing w:before="1"/>
        <w:rPr>
          <w:sz w:val="24"/>
        </w:rPr>
      </w:pPr>
    </w:p>
    <w:p w14:paraId="131C5475" w14:textId="77777777" w:rsidR="003735F8" w:rsidRDefault="004E0E58">
      <w:pPr>
        <w:pStyle w:val="BodyText"/>
        <w:ind w:left="100" w:right="1387"/>
      </w:pPr>
      <w:r>
        <w:t>We try a lot of methods for forecasting the weather dataset, such as Holt-Winters, Double Seasonal Holt-</w:t>
      </w:r>
      <w:r>
        <w:rPr>
          <w:spacing w:val="1"/>
        </w:rPr>
        <w:t xml:space="preserve"> </w:t>
      </w:r>
      <w:r>
        <w:t>Winters and Anomaly Detection; however, the results are not good enough.</w:t>
      </w:r>
      <w:r>
        <w:t xml:space="preserve"> We also use vector</w:t>
      </w:r>
      <w:r>
        <w:rPr>
          <w:spacing w:val="1"/>
        </w:rPr>
        <w:t xml:space="preserve"> </w:t>
      </w:r>
      <w:r>
        <w:t>autoregressive model to weather datasets, but not all the covariates are stationary, so we cannot apply the</w:t>
      </w:r>
      <w:r>
        <w:rPr>
          <w:spacing w:val="1"/>
        </w:rPr>
        <w:t xml:space="preserve"> </w:t>
      </w:r>
      <w:r>
        <w:t>method. Even though we find the temperature dataset from the Copernicus website</w:t>
      </w:r>
      <w:r>
        <w:rPr>
          <w:spacing w:val="1"/>
        </w:rPr>
        <w:t xml:space="preserve"> </w:t>
      </w:r>
      <w:r>
        <w:t>(https://cds.climate.copernicus.eu/). The temper</w:t>
      </w:r>
      <w:r>
        <w:t>ature dataset from 1950 to 2100 by using the climate</w:t>
      </w:r>
      <w:r>
        <w:rPr>
          <w:spacing w:val="1"/>
        </w:rPr>
        <w:t xml:space="preserve"> </w:t>
      </w:r>
      <w:r>
        <w:t>models for Washington DC. However, there is a weak correlation between temperature and the bloom day</w:t>
      </w:r>
      <w:r>
        <w:rPr>
          <w:spacing w:val="-53"/>
        </w:rPr>
        <w:t xml:space="preserve"> </w:t>
      </w:r>
      <w:r>
        <w:t>of</w:t>
      </w:r>
      <w:r>
        <w:rPr>
          <w:spacing w:val="-2"/>
        </w:rPr>
        <w:t xml:space="preserve"> </w:t>
      </w:r>
      <w:r>
        <w:t>year.</w:t>
      </w:r>
    </w:p>
    <w:p w14:paraId="40E0CB5E" w14:textId="77777777" w:rsidR="003735F8" w:rsidRDefault="003735F8">
      <w:pPr>
        <w:pStyle w:val="BodyText"/>
        <w:spacing w:before="3"/>
        <w:rPr>
          <w:sz w:val="24"/>
        </w:rPr>
      </w:pPr>
    </w:p>
    <w:p w14:paraId="0AE6BE34" w14:textId="77777777" w:rsidR="003735F8" w:rsidRDefault="004E0E58">
      <w:pPr>
        <w:pStyle w:val="BodyText"/>
        <w:ind w:left="100" w:right="1461"/>
      </w:pPr>
      <w:r>
        <w:t>Hence, only if we can find a good forecast climate method to forecast temperature, we can ea</w:t>
      </w:r>
      <w:r>
        <w:t>sily forecast</w:t>
      </w:r>
      <w:r>
        <w:rPr>
          <w:spacing w:val="-53"/>
        </w:rPr>
        <w:t xml:space="preserve"> </w:t>
      </w:r>
      <w:r>
        <w:t>the cherry blossom days of the year by ARIMA model with monthly maximum temperature from March</w:t>
      </w:r>
      <w:r>
        <w:rPr>
          <w:spacing w:val="1"/>
        </w:rPr>
        <w:t xml:space="preserve"> </w:t>
      </w:r>
      <w:r>
        <w:t>and</w:t>
      </w:r>
      <w:r>
        <w:rPr>
          <w:spacing w:val="-2"/>
        </w:rPr>
        <w:t xml:space="preserve"> </w:t>
      </w:r>
      <w:r>
        <w:t>extreme</w:t>
      </w:r>
      <w:r>
        <w:rPr>
          <w:spacing w:val="-1"/>
        </w:rPr>
        <w:t xml:space="preserve"> </w:t>
      </w:r>
      <w:r>
        <w:t>maximum</w:t>
      </w:r>
      <w:r>
        <w:rPr>
          <w:spacing w:val="-1"/>
        </w:rPr>
        <w:t xml:space="preserve"> </w:t>
      </w:r>
      <w:r>
        <w:t>temperature</w:t>
      </w:r>
      <w:r>
        <w:rPr>
          <w:spacing w:val="-1"/>
        </w:rPr>
        <w:t xml:space="preserve"> </w:t>
      </w:r>
      <w:r>
        <w:t>from</w:t>
      </w:r>
      <w:r>
        <w:rPr>
          <w:spacing w:val="-2"/>
        </w:rPr>
        <w:t xml:space="preserve"> </w:t>
      </w:r>
      <w:r>
        <w:t>December.</w:t>
      </w:r>
    </w:p>
    <w:p w14:paraId="511B7754" w14:textId="77777777" w:rsidR="003735F8" w:rsidRDefault="003735F8">
      <w:pPr>
        <w:sectPr w:rsidR="003735F8">
          <w:pgSz w:w="12240" w:h="15840"/>
          <w:pgMar w:top="1360" w:right="40" w:bottom="280" w:left="1340" w:header="720" w:footer="720" w:gutter="0"/>
          <w:cols w:space="720"/>
        </w:sectPr>
      </w:pPr>
    </w:p>
    <w:p w14:paraId="25BDB253" w14:textId="77777777" w:rsidR="003735F8" w:rsidRDefault="004E0E58">
      <w:pPr>
        <w:pStyle w:val="Heading1"/>
        <w:spacing w:before="57"/>
      </w:pPr>
      <w:r>
        <w:lastRenderedPageBreak/>
        <w:t>Reference:</w:t>
      </w:r>
    </w:p>
    <w:p w14:paraId="796EE7B3" w14:textId="77777777" w:rsidR="003735F8" w:rsidRDefault="003735F8">
      <w:pPr>
        <w:pStyle w:val="BodyText"/>
        <w:spacing w:before="10"/>
        <w:rPr>
          <w:b/>
          <w:sz w:val="24"/>
        </w:rPr>
      </w:pPr>
    </w:p>
    <w:p w14:paraId="2EBBBE28" w14:textId="77777777" w:rsidR="003735F8" w:rsidRDefault="004E0E58">
      <w:pPr>
        <w:pStyle w:val="BodyText"/>
        <w:spacing w:before="1"/>
        <w:ind w:left="100" w:right="2163"/>
      </w:pPr>
      <w:r>
        <w:t>David W. Inouye. Effects of climate change on phenology, frost damage, and flo</w:t>
      </w:r>
      <w:r>
        <w:t>ral abundance of</w:t>
      </w:r>
      <w:r>
        <w:rPr>
          <w:spacing w:val="-53"/>
        </w:rPr>
        <w:t xml:space="preserve"> </w:t>
      </w:r>
      <w:r>
        <w:t>montane</w:t>
      </w:r>
      <w:r>
        <w:rPr>
          <w:spacing w:val="-2"/>
        </w:rPr>
        <w:t xml:space="preserve"> </w:t>
      </w:r>
      <w:r>
        <w:t>wildflowers.</w:t>
      </w:r>
      <w:r>
        <w:rPr>
          <w:spacing w:val="-1"/>
        </w:rPr>
        <w:t xml:space="preserve"> </w:t>
      </w:r>
      <w:r>
        <w:t>01</w:t>
      </w:r>
      <w:r>
        <w:rPr>
          <w:spacing w:val="-2"/>
        </w:rPr>
        <w:t xml:space="preserve"> </w:t>
      </w:r>
      <w:r>
        <w:t>February</w:t>
      </w:r>
      <w:r>
        <w:rPr>
          <w:spacing w:val="-1"/>
        </w:rPr>
        <w:t xml:space="preserve"> </w:t>
      </w:r>
      <w:r>
        <w:t>2008,</w:t>
      </w:r>
      <w:r>
        <w:rPr>
          <w:spacing w:val="-2"/>
        </w:rPr>
        <w:t xml:space="preserve"> </w:t>
      </w:r>
      <w:r>
        <w:t>doi:</w:t>
      </w:r>
      <w:r>
        <w:rPr>
          <w:spacing w:val="-1"/>
        </w:rPr>
        <w:t xml:space="preserve"> </w:t>
      </w:r>
      <w:r>
        <w:t>10.1890/06-2128.1.</w:t>
      </w:r>
    </w:p>
    <w:p w14:paraId="737ACF62" w14:textId="77777777" w:rsidR="003735F8" w:rsidRDefault="003735F8">
      <w:pPr>
        <w:pStyle w:val="BodyText"/>
        <w:spacing w:before="6"/>
      </w:pPr>
    </w:p>
    <w:p w14:paraId="4972CE0C" w14:textId="77777777" w:rsidR="003735F8" w:rsidRDefault="004E0E58">
      <w:pPr>
        <w:pStyle w:val="BodyText"/>
        <w:spacing w:line="237" w:lineRule="auto"/>
        <w:ind w:left="100" w:right="2089"/>
      </w:pPr>
      <w:r>
        <w:t>P. Q. Craufurd., T. R. Wheeler. Climate change and the flowering time of annual crops. Journal of</w:t>
      </w:r>
      <w:r>
        <w:rPr>
          <w:spacing w:val="-52"/>
        </w:rPr>
        <w:t xml:space="preserve"> </w:t>
      </w:r>
      <w:r>
        <w:t>Experimental</w:t>
      </w:r>
      <w:r>
        <w:rPr>
          <w:spacing w:val="-2"/>
        </w:rPr>
        <w:t xml:space="preserve"> </w:t>
      </w:r>
      <w:r>
        <w:t>Botany.</w:t>
      </w:r>
      <w:r>
        <w:rPr>
          <w:spacing w:val="-2"/>
        </w:rPr>
        <w:t xml:space="preserve"> </w:t>
      </w:r>
      <w:r>
        <w:t>Volume</w:t>
      </w:r>
      <w:r>
        <w:rPr>
          <w:spacing w:val="-1"/>
        </w:rPr>
        <w:t xml:space="preserve"> </w:t>
      </w:r>
      <w:r>
        <w:t>60,</w:t>
      </w:r>
      <w:r>
        <w:rPr>
          <w:spacing w:val="-1"/>
        </w:rPr>
        <w:t xml:space="preserve"> </w:t>
      </w:r>
      <w:r>
        <w:t>Issue</w:t>
      </w:r>
      <w:r>
        <w:rPr>
          <w:spacing w:val="-1"/>
        </w:rPr>
        <w:t xml:space="preserve"> </w:t>
      </w:r>
      <w:r>
        <w:t>9,</w:t>
      </w:r>
      <w:r>
        <w:rPr>
          <w:spacing w:val="-1"/>
        </w:rPr>
        <w:t xml:space="preserve"> </w:t>
      </w:r>
      <w:r>
        <w:t>July</w:t>
      </w:r>
      <w:r>
        <w:rPr>
          <w:spacing w:val="-2"/>
        </w:rPr>
        <w:t xml:space="preserve"> </w:t>
      </w:r>
      <w:r>
        <w:t>2009, Pages</w:t>
      </w:r>
      <w:r>
        <w:rPr>
          <w:spacing w:val="-2"/>
        </w:rPr>
        <w:t xml:space="preserve"> </w:t>
      </w:r>
      <w:r>
        <w:t>2529–2539.</w:t>
      </w:r>
    </w:p>
    <w:p w14:paraId="54578E7B" w14:textId="77777777" w:rsidR="003735F8" w:rsidRDefault="003735F8">
      <w:pPr>
        <w:pStyle w:val="BodyText"/>
        <w:spacing w:before="4"/>
      </w:pPr>
    </w:p>
    <w:p w14:paraId="3E01E2A5" w14:textId="77777777" w:rsidR="003735F8" w:rsidRDefault="004E0E58">
      <w:pPr>
        <w:pStyle w:val="BodyText"/>
        <w:spacing w:line="237" w:lineRule="auto"/>
        <w:ind w:left="100" w:right="1562"/>
      </w:pPr>
      <w:r>
        <w:t>NBC Washington Staff (March 28, 2021). Cherry Blossom Trees Reach Peak Bloom Early Amid Warm</w:t>
      </w:r>
      <w:r>
        <w:rPr>
          <w:spacing w:val="-52"/>
        </w:rPr>
        <w:t xml:space="preserve"> </w:t>
      </w:r>
      <w:r>
        <w:t>Temps.</w:t>
      </w:r>
    </w:p>
    <w:p w14:paraId="6960A53D" w14:textId="77777777" w:rsidR="003735F8" w:rsidRDefault="003735F8">
      <w:pPr>
        <w:pStyle w:val="BodyText"/>
        <w:spacing w:before="5"/>
      </w:pPr>
    </w:p>
    <w:p w14:paraId="3BAFF212" w14:textId="77777777" w:rsidR="003735F8" w:rsidRDefault="004E0E58">
      <w:pPr>
        <w:pStyle w:val="BodyText"/>
        <w:spacing w:line="237" w:lineRule="auto"/>
        <w:ind w:left="100" w:right="1637"/>
      </w:pPr>
      <w:r>
        <w:t>Impact</w:t>
      </w:r>
      <w:r>
        <w:rPr>
          <w:spacing w:val="-4"/>
        </w:rPr>
        <w:t xml:space="preserve"> </w:t>
      </w:r>
      <w:r>
        <w:t>of</w:t>
      </w:r>
      <w:r>
        <w:rPr>
          <w:spacing w:val="-3"/>
        </w:rPr>
        <w:t xml:space="preserve"> </w:t>
      </w:r>
      <w:r>
        <w:t>global</w:t>
      </w:r>
      <w:r>
        <w:rPr>
          <w:spacing w:val="-3"/>
        </w:rPr>
        <w:t xml:space="preserve"> </w:t>
      </w:r>
      <w:r>
        <w:t>warming</w:t>
      </w:r>
      <w:r>
        <w:rPr>
          <w:spacing w:val="-4"/>
        </w:rPr>
        <w:t xml:space="preserve"> </w:t>
      </w:r>
      <w:r>
        <w:t>on</w:t>
      </w:r>
      <w:r>
        <w:rPr>
          <w:spacing w:val="-3"/>
        </w:rPr>
        <w:t xml:space="preserve"> </w:t>
      </w:r>
      <w:r>
        <w:t>a</w:t>
      </w:r>
      <w:r>
        <w:rPr>
          <w:spacing w:val="-3"/>
        </w:rPr>
        <w:t xml:space="preserve"> </w:t>
      </w:r>
      <w:r>
        <w:t>group</w:t>
      </w:r>
      <w:r>
        <w:rPr>
          <w:spacing w:val="-4"/>
        </w:rPr>
        <w:t xml:space="preserve"> </w:t>
      </w:r>
      <w:r>
        <w:t>of</w:t>
      </w:r>
      <w:r>
        <w:rPr>
          <w:spacing w:val="-3"/>
        </w:rPr>
        <w:t xml:space="preserve"> </w:t>
      </w:r>
      <w:r>
        <w:t>related</w:t>
      </w:r>
      <w:r>
        <w:rPr>
          <w:spacing w:val="-3"/>
        </w:rPr>
        <w:t xml:space="preserve"> </w:t>
      </w:r>
      <w:r>
        <w:t>species</w:t>
      </w:r>
      <w:r>
        <w:rPr>
          <w:spacing w:val="-4"/>
        </w:rPr>
        <w:t xml:space="preserve"> </w:t>
      </w:r>
      <w:r>
        <w:t>and</w:t>
      </w:r>
      <w:r>
        <w:rPr>
          <w:spacing w:val="-3"/>
        </w:rPr>
        <w:t xml:space="preserve"> </w:t>
      </w:r>
      <w:r>
        <w:t>their</w:t>
      </w:r>
      <w:r>
        <w:rPr>
          <w:spacing w:val="-3"/>
        </w:rPr>
        <w:t xml:space="preserve"> </w:t>
      </w:r>
      <w:r>
        <w:t>hybrids:</w:t>
      </w:r>
      <w:r>
        <w:rPr>
          <w:spacing w:val="-4"/>
        </w:rPr>
        <w:t xml:space="preserve"> </w:t>
      </w:r>
      <w:r>
        <w:t>cherry</w:t>
      </w:r>
      <w:r>
        <w:rPr>
          <w:spacing w:val="-3"/>
        </w:rPr>
        <w:t xml:space="preserve"> </w:t>
      </w:r>
      <w:r>
        <w:t>tree</w:t>
      </w:r>
      <w:r>
        <w:rPr>
          <w:spacing w:val="-3"/>
        </w:rPr>
        <w:t xml:space="preserve"> </w:t>
      </w:r>
      <w:r>
        <w:t>(Rosaceae)</w:t>
      </w:r>
      <w:r>
        <w:rPr>
          <w:spacing w:val="-52"/>
        </w:rPr>
        <w:t xml:space="preserve"> </w:t>
      </w:r>
      <w:r>
        <w:t>flowering</w:t>
      </w:r>
      <w:r>
        <w:rPr>
          <w:spacing w:val="-2"/>
        </w:rPr>
        <w:t xml:space="preserve"> </w:t>
      </w:r>
      <w:r>
        <w:t>at</w:t>
      </w:r>
      <w:r>
        <w:rPr>
          <w:spacing w:val="-2"/>
        </w:rPr>
        <w:t xml:space="preserve"> </w:t>
      </w:r>
      <w:r>
        <w:t>Mt.</w:t>
      </w:r>
      <w:r>
        <w:rPr>
          <w:spacing w:val="-1"/>
        </w:rPr>
        <w:t xml:space="preserve"> </w:t>
      </w:r>
      <w:r>
        <w:t>Takao,</w:t>
      </w:r>
      <w:r>
        <w:rPr>
          <w:spacing w:val="-2"/>
        </w:rPr>
        <w:t xml:space="preserve"> </w:t>
      </w:r>
      <w:r>
        <w:t>Japan.</w:t>
      </w:r>
      <w:r>
        <w:rPr>
          <w:spacing w:val="-1"/>
        </w:rPr>
        <w:t xml:space="preserve"> </w:t>
      </w:r>
      <w:r>
        <w:t>American</w:t>
      </w:r>
      <w:r>
        <w:rPr>
          <w:spacing w:val="-2"/>
        </w:rPr>
        <w:t xml:space="preserve"> </w:t>
      </w:r>
      <w:r>
        <w:t>Journal</w:t>
      </w:r>
      <w:r>
        <w:rPr>
          <w:spacing w:val="-2"/>
        </w:rPr>
        <w:t xml:space="preserve"> </w:t>
      </w:r>
      <w:r>
        <w:t>of</w:t>
      </w:r>
      <w:r>
        <w:rPr>
          <w:spacing w:val="-1"/>
        </w:rPr>
        <w:t xml:space="preserve"> </w:t>
      </w:r>
      <w:r>
        <w:t>Botany</w:t>
      </w:r>
      <w:r>
        <w:rPr>
          <w:spacing w:val="-2"/>
        </w:rPr>
        <w:t xml:space="preserve"> </w:t>
      </w:r>
      <w:r>
        <w:t>94:</w:t>
      </w:r>
      <w:r>
        <w:rPr>
          <w:spacing w:val="-1"/>
        </w:rPr>
        <w:t xml:space="preserve"> </w:t>
      </w:r>
      <w:r>
        <w:t>1470–1478.</w:t>
      </w:r>
    </w:p>
    <w:p w14:paraId="67E67F5E" w14:textId="77777777" w:rsidR="003735F8" w:rsidRDefault="003735F8">
      <w:pPr>
        <w:pStyle w:val="BodyText"/>
        <w:spacing w:before="2"/>
      </w:pPr>
    </w:p>
    <w:p w14:paraId="10B12965" w14:textId="77777777" w:rsidR="003735F8" w:rsidRDefault="004E0E58">
      <w:pPr>
        <w:pStyle w:val="BodyText"/>
        <w:ind w:left="100" w:right="1442"/>
      </w:pPr>
      <w:r>
        <w:t>Autoregressive Integrated Moving Average (ARIMA)., By ADAM HAYES., Updated October 12, 2021.,</w:t>
      </w:r>
      <w:r>
        <w:rPr>
          <w:spacing w:val="-52"/>
        </w:rPr>
        <w:t xml:space="preserve"> </w:t>
      </w:r>
      <w:r>
        <w:t>https://</w:t>
      </w:r>
      <w:hyperlink r:id="rId11">
        <w:r>
          <w:t>www.i</w:t>
        </w:r>
        <w:r>
          <w:t>nvestopedia.com/terms/a/autoregressive-integrated-moving-average-arima.asp.</w:t>
        </w:r>
      </w:hyperlink>
    </w:p>
    <w:p w14:paraId="778DBEE9" w14:textId="77777777" w:rsidR="003735F8" w:rsidRDefault="003735F8">
      <w:pPr>
        <w:pStyle w:val="BodyText"/>
      </w:pPr>
    </w:p>
    <w:p w14:paraId="13E1EBD4" w14:textId="77777777" w:rsidR="003735F8" w:rsidRDefault="004E0E58">
      <w:pPr>
        <w:pStyle w:val="BodyText"/>
        <w:ind w:left="100"/>
      </w:pPr>
      <w:r>
        <w:t>Fit</w:t>
      </w:r>
      <w:r>
        <w:rPr>
          <w:spacing w:val="-4"/>
        </w:rPr>
        <w:t xml:space="preserve"> </w:t>
      </w:r>
      <w:r>
        <w:t>a</w:t>
      </w:r>
      <w:r>
        <w:rPr>
          <w:spacing w:val="-3"/>
        </w:rPr>
        <w:t xml:space="preserve"> </w:t>
      </w:r>
      <w:r>
        <w:t>linear</w:t>
      </w:r>
      <w:r>
        <w:rPr>
          <w:spacing w:val="-3"/>
        </w:rPr>
        <w:t xml:space="preserve"> </w:t>
      </w:r>
      <w:r>
        <w:t>model</w:t>
      </w:r>
      <w:r>
        <w:rPr>
          <w:spacing w:val="-3"/>
        </w:rPr>
        <w:t xml:space="preserve"> </w:t>
      </w:r>
      <w:r>
        <w:t>with</w:t>
      </w:r>
      <w:r>
        <w:rPr>
          <w:spacing w:val="-3"/>
        </w:rPr>
        <w:t xml:space="preserve"> </w:t>
      </w:r>
      <w:r>
        <w:t>time</w:t>
      </w:r>
      <w:r>
        <w:rPr>
          <w:spacing w:val="-3"/>
        </w:rPr>
        <w:t xml:space="preserve"> </w:t>
      </w:r>
      <w:r>
        <w:t>series</w:t>
      </w:r>
      <w:r>
        <w:rPr>
          <w:spacing w:val="-3"/>
        </w:rPr>
        <w:t xml:space="preserve"> </w:t>
      </w:r>
      <w:r>
        <w:t>components</w:t>
      </w:r>
      <w:r>
        <w:rPr>
          <w:spacing w:val="-4"/>
        </w:rPr>
        <w:t xml:space="preserve"> </w:t>
      </w:r>
      <w:r>
        <w:t>—</w:t>
      </w:r>
      <w:r>
        <w:rPr>
          <w:spacing w:val="-3"/>
        </w:rPr>
        <w:t xml:space="preserve"> </w:t>
      </w:r>
      <w:r>
        <w:t>tslm</w:t>
      </w:r>
      <w:r>
        <w:rPr>
          <w:spacing w:val="-3"/>
        </w:rPr>
        <w:t xml:space="preserve"> </w:t>
      </w:r>
      <w:r>
        <w:t>•</w:t>
      </w:r>
      <w:r>
        <w:rPr>
          <w:spacing w:val="-3"/>
        </w:rPr>
        <w:t xml:space="preserve"> </w:t>
      </w:r>
      <w:r>
        <w:t>forecast.,</w:t>
      </w:r>
      <w:r>
        <w:rPr>
          <w:spacing w:val="-52"/>
        </w:rPr>
        <w:t xml:space="preserve"> </w:t>
      </w:r>
      <w:r>
        <w:t>https://pkg.robjhyndman.com/forecast/reference/tslm.html.</w:t>
      </w:r>
    </w:p>
    <w:p w14:paraId="5D20EF2B" w14:textId="77777777" w:rsidR="003735F8" w:rsidRDefault="003735F8">
      <w:pPr>
        <w:pStyle w:val="BodyText"/>
        <w:spacing w:before="11"/>
        <w:rPr>
          <w:sz w:val="21"/>
        </w:rPr>
      </w:pPr>
    </w:p>
    <w:p w14:paraId="53842594" w14:textId="77777777" w:rsidR="003735F8" w:rsidRDefault="004E0E58">
      <w:pPr>
        <w:pStyle w:val="BodyText"/>
        <w:ind w:left="100" w:right="5167"/>
      </w:pPr>
      <w:r>
        <w:t>Ljung-Box Test Plot in LSTS: Locally Stationary Time Series.,</w:t>
      </w:r>
      <w:r>
        <w:rPr>
          <w:spacing w:val="-52"/>
        </w:rPr>
        <w:t xml:space="preserve"> </w:t>
      </w:r>
      <w:r>
        <w:t>https://rdrr.io/cran/LSTS/man/Box.Ljung.Test.html.</w:t>
      </w:r>
    </w:p>
    <w:p w14:paraId="0FA27A42" w14:textId="77777777" w:rsidR="003735F8" w:rsidRDefault="003735F8">
      <w:pPr>
        <w:pStyle w:val="BodyText"/>
        <w:spacing w:before="11"/>
        <w:rPr>
          <w:sz w:val="21"/>
        </w:rPr>
      </w:pPr>
    </w:p>
    <w:p w14:paraId="6738E122" w14:textId="77777777" w:rsidR="003735F8" w:rsidRDefault="004E0E58">
      <w:pPr>
        <w:pStyle w:val="BodyText"/>
        <w:ind w:left="100" w:right="1587"/>
      </w:pPr>
      <w:r>
        <w:t>Hyndman, R.J., &amp; Athanasopoulos, G. (2018) Forecasting: principles and practice, 2n</w:t>
      </w:r>
      <w:r>
        <w:t>d edition, OTexts:</w:t>
      </w:r>
      <w:r>
        <w:rPr>
          <w:spacing w:val="-52"/>
        </w:rPr>
        <w:t xml:space="preserve"> </w:t>
      </w:r>
      <w:r>
        <w:t>Melbourne,</w:t>
      </w:r>
      <w:r>
        <w:rPr>
          <w:spacing w:val="-2"/>
        </w:rPr>
        <w:t xml:space="preserve"> </w:t>
      </w:r>
      <w:r>
        <w:t>Australia.</w:t>
      </w:r>
      <w:r>
        <w:rPr>
          <w:spacing w:val="-1"/>
        </w:rPr>
        <w:t xml:space="preserve"> </w:t>
      </w:r>
      <w:r>
        <w:t>OTexts.com/fpp2.</w:t>
      </w:r>
    </w:p>
    <w:p w14:paraId="0C21C72C" w14:textId="77777777" w:rsidR="003735F8" w:rsidRDefault="003735F8">
      <w:pPr>
        <w:pStyle w:val="BodyText"/>
        <w:spacing w:before="9"/>
        <w:rPr>
          <w:sz w:val="25"/>
        </w:rPr>
      </w:pPr>
    </w:p>
    <w:p w14:paraId="06E29318" w14:textId="77777777" w:rsidR="003735F8" w:rsidRDefault="004E0E58">
      <w:pPr>
        <w:pStyle w:val="BodyText"/>
        <w:spacing w:before="1" w:line="232" w:lineRule="auto"/>
        <w:ind w:left="100" w:right="3659"/>
      </w:pPr>
      <w:r>
        <w:t>Martynas Rakickis</w:t>
      </w:r>
      <w:r>
        <w:rPr>
          <w:rFonts w:ascii="PMingLiU"/>
        </w:rPr>
        <w:t xml:space="preserve">, </w:t>
      </w:r>
      <w:r>
        <w:t>Time Series Forecasting with R Using Belgium Flights Data</w:t>
      </w:r>
      <w:r>
        <w:rPr>
          <w:spacing w:val="-53"/>
        </w:rPr>
        <w:t xml:space="preserve"> </w:t>
      </w:r>
      <w:r>
        <w:t>https://rpubs.com/marakis/belgium_flights_forecasting</w:t>
      </w:r>
    </w:p>
    <w:p w14:paraId="3D31A45C" w14:textId="77777777" w:rsidR="003735F8" w:rsidRDefault="003735F8">
      <w:pPr>
        <w:pStyle w:val="BodyText"/>
        <w:rPr>
          <w:sz w:val="26"/>
        </w:rPr>
      </w:pPr>
    </w:p>
    <w:p w14:paraId="347B3072" w14:textId="77777777" w:rsidR="003735F8" w:rsidRDefault="004E0E58">
      <w:pPr>
        <w:pStyle w:val="BodyText"/>
        <w:ind w:left="100" w:right="2638"/>
      </w:pPr>
      <w:r>
        <w:t xml:space="preserve">Ubiqum Code Academy (2019), Forecasting non-seasonal time series </w:t>
      </w:r>
      <w:r>
        <w:t>with ARIMA models,</w:t>
      </w:r>
      <w:r>
        <w:rPr>
          <w:spacing w:val="-52"/>
        </w:rPr>
        <w:t xml:space="preserve"> </w:t>
      </w:r>
      <w:r>
        <w:t>https://rpubs.com/Mentors_Ubiqum/Tutorial_ARIMA_models</w:t>
      </w:r>
    </w:p>
    <w:p w14:paraId="74FE42C7" w14:textId="77777777" w:rsidR="003735F8" w:rsidRDefault="003735F8">
      <w:pPr>
        <w:sectPr w:rsidR="003735F8">
          <w:pgSz w:w="12240" w:h="15840"/>
          <w:pgMar w:top="1380" w:right="40" w:bottom="280" w:left="1340" w:header="720" w:footer="720" w:gutter="0"/>
          <w:cols w:space="720"/>
        </w:sectPr>
      </w:pPr>
    </w:p>
    <w:p w14:paraId="5954C36E" w14:textId="77777777" w:rsidR="003735F8" w:rsidRDefault="004E0E58">
      <w:pPr>
        <w:pStyle w:val="BodyText"/>
        <w:ind w:left="145"/>
        <w:rPr>
          <w:sz w:val="20"/>
        </w:rPr>
      </w:pPr>
      <w:r>
        <w:rPr>
          <w:noProof/>
          <w:sz w:val="20"/>
        </w:rPr>
        <w:lastRenderedPageBreak/>
        <w:drawing>
          <wp:inline distT="0" distB="0" distL="0" distR="0" wp14:anchorId="57E43DF2" wp14:editId="6A294AA6">
            <wp:extent cx="5039315" cy="314553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039315" cy="3145536"/>
                    </a:xfrm>
                    <a:prstGeom prst="rect">
                      <a:avLst/>
                    </a:prstGeom>
                  </pic:spPr>
                </pic:pic>
              </a:graphicData>
            </a:graphic>
          </wp:inline>
        </w:drawing>
      </w:r>
    </w:p>
    <w:p w14:paraId="23DA259C" w14:textId="77777777" w:rsidR="003735F8" w:rsidRDefault="004E0E58">
      <w:pPr>
        <w:spacing w:before="84"/>
        <w:ind w:left="100"/>
        <w:rPr>
          <w:sz w:val="18"/>
        </w:rPr>
      </w:pPr>
      <w:r>
        <w:rPr>
          <w:sz w:val="18"/>
        </w:rPr>
        <w:t>Fig.</w:t>
      </w:r>
      <w:r>
        <w:rPr>
          <w:spacing w:val="-3"/>
          <w:sz w:val="18"/>
        </w:rPr>
        <w:t xml:space="preserve"> </w:t>
      </w:r>
      <w:r>
        <w:rPr>
          <w:sz w:val="18"/>
        </w:rPr>
        <w:t>1:</w:t>
      </w:r>
      <w:r>
        <w:rPr>
          <w:spacing w:val="-3"/>
          <w:sz w:val="18"/>
        </w:rPr>
        <w:t xml:space="preserve"> </w:t>
      </w:r>
      <w:r>
        <w:rPr>
          <w:sz w:val="18"/>
        </w:rPr>
        <w:t>Monthly</w:t>
      </w:r>
      <w:r>
        <w:rPr>
          <w:spacing w:val="-3"/>
          <w:sz w:val="18"/>
        </w:rPr>
        <w:t xml:space="preserve"> </w:t>
      </w:r>
      <w:r>
        <w:rPr>
          <w:sz w:val="18"/>
        </w:rPr>
        <w:t>Maximum</w:t>
      </w:r>
      <w:r>
        <w:rPr>
          <w:spacing w:val="-4"/>
          <w:sz w:val="18"/>
        </w:rPr>
        <w:t xml:space="preserve"> </w:t>
      </w:r>
      <w:r>
        <w:rPr>
          <w:sz w:val="18"/>
        </w:rPr>
        <w:t>Temperature</w:t>
      </w:r>
      <w:r>
        <w:rPr>
          <w:spacing w:val="-3"/>
          <w:sz w:val="18"/>
        </w:rPr>
        <w:t xml:space="preserve"> </w:t>
      </w:r>
      <w:r>
        <w:rPr>
          <w:sz w:val="18"/>
        </w:rPr>
        <w:t>in</w:t>
      </w:r>
      <w:r>
        <w:rPr>
          <w:spacing w:val="-4"/>
          <w:sz w:val="18"/>
        </w:rPr>
        <w:t xml:space="preserve"> </w:t>
      </w:r>
      <w:r>
        <w:rPr>
          <w:sz w:val="18"/>
        </w:rPr>
        <w:t>Washington</w:t>
      </w:r>
      <w:r>
        <w:rPr>
          <w:spacing w:val="-3"/>
          <w:sz w:val="18"/>
        </w:rPr>
        <w:t xml:space="preserve"> </w:t>
      </w:r>
      <w:r>
        <w:rPr>
          <w:sz w:val="18"/>
        </w:rPr>
        <w:t>DC,</w:t>
      </w:r>
      <w:r>
        <w:rPr>
          <w:spacing w:val="-3"/>
          <w:sz w:val="18"/>
        </w:rPr>
        <w:t xml:space="preserve"> </w:t>
      </w:r>
      <w:r>
        <w:rPr>
          <w:sz w:val="18"/>
        </w:rPr>
        <w:t>Liestal,</w:t>
      </w:r>
      <w:r>
        <w:rPr>
          <w:spacing w:val="-2"/>
          <w:sz w:val="18"/>
        </w:rPr>
        <w:t xml:space="preserve"> </w:t>
      </w:r>
      <w:r>
        <w:rPr>
          <w:sz w:val="18"/>
        </w:rPr>
        <w:t>and</w:t>
      </w:r>
      <w:r>
        <w:rPr>
          <w:spacing w:val="-4"/>
          <w:sz w:val="18"/>
        </w:rPr>
        <w:t xml:space="preserve"> </w:t>
      </w:r>
      <w:r>
        <w:rPr>
          <w:sz w:val="18"/>
        </w:rPr>
        <w:t>Kyoto.</w:t>
      </w:r>
    </w:p>
    <w:p w14:paraId="02E19290" w14:textId="77777777" w:rsidR="003735F8" w:rsidRDefault="004E0E58">
      <w:pPr>
        <w:pStyle w:val="BodyText"/>
        <w:spacing w:before="2"/>
        <w:rPr>
          <w:sz w:val="29"/>
        </w:rPr>
      </w:pPr>
      <w:r>
        <w:rPr>
          <w:noProof/>
        </w:rPr>
        <w:drawing>
          <wp:anchor distT="0" distB="0" distL="0" distR="0" simplePos="0" relativeHeight="251658240" behindDoc="0" locked="0" layoutInCell="1" allowOverlap="1" wp14:anchorId="4D21A50F" wp14:editId="1EC619BA">
            <wp:simplePos x="0" y="0"/>
            <wp:positionH relativeFrom="page">
              <wp:posOffset>943376</wp:posOffset>
            </wp:positionH>
            <wp:positionV relativeFrom="paragraph">
              <wp:posOffset>228494</wp:posOffset>
            </wp:positionV>
            <wp:extent cx="4794504" cy="299399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4794504" cy="2993993"/>
                    </a:xfrm>
                    <a:prstGeom prst="rect">
                      <a:avLst/>
                    </a:prstGeom>
                  </pic:spPr>
                </pic:pic>
              </a:graphicData>
            </a:graphic>
          </wp:anchor>
        </w:drawing>
      </w:r>
    </w:p>
    <w:p w14:paraId="22C05D54" w14:textId="77777777" w:rsidR="003735F8" w:rsidRDefault="003735F8">
      <w:pPr>
        <w:pStyle w:val="BodyText"/>
        <w:rPr>
          <w:sz w:val="20"/>
        </w:rPr>
      </w:pPr>
    </w:p>
    <w:p w14:paraId="48C93024" w14:textId="77777777" w:rsidR="003735F8" w:rsidRDefault="003735F8">
      <w:pPr>
        <w:pStyle w:val="BodyText"/>
        <w:spacing w:before="5"/>
        <w:rPr>
          <w:sz w:val="17"/>
        </w:rPr>
      </w:pPr>
    </w:p>
    <w:p w14:paraId="6948B0A3" w14:textId="77777777" w:rsidR="003735F8" w:rsidRDefault="004E0E58">
      <w:pPr>
        <w:ind w:left="100"/>
        <w:rPr>
          <w:sz w:val="18"/>
        </w:rPr>
      </w:pPr>
      <w:r>
        <w:rPr>
          <w:sz w:val="18"/>
        </w:rPr>
        <w:t>Fig.</w:t>
      </w:r>
      <w:r>
        <w:rPr>
          <w:spacing w:val="-3"/>
          <w:sz w:val="18"/>
        </w:rPr>
        <w:t xml:space="preserve"> </w:t>
      </w:r>
      <w:r>
        <w:rPr>
          <w:sz w:val="18"/>
        </w:rPr>
        <w:t>2:</w:t>
      </w:r>
      <w:r>
        <w:rPr>
          <w:spacing w:val="-3"/>
          <w:sz w:val="18"/>
        </w:rPr>
        <w:t xml:space="preserve"> </w:t>
      </w:r>
      <w:r>
        <w:rPr>
          <w:sz w:val="18"/>
        </w:rPr>
        <w:t>Monthly</w:t>
      </w:r>
      <w:r>
        <w:rPr>
          <w:spacing w:val="-4"/>
          <w:sz w:val="18"/>
        </w:rPr>
        <w:t xml:space="preserve"> </w:t>
      </w:r>
      <w:r>
        <w:rPr>
          <w:sz w:val="18"/>
        </w:rPr>
        <w:t>Extreme</w:t>
      </w:r>
      <w:r>
        <w:rPr>
          <w:spacing w:val="-4"/>
          <w:sz w:val="18"/>
        </w:rPr>
        <w:t xml:space="preserve"> </w:t>
      </w:r>
      <w:r>
        <w:rPr>
          <w:sz w:val="18"/>
        </w:rPr>
        <w:t>Temperature</w:t>
      </w:r>
      <w:r>
        <w:rPr>
          <w:spacing w:val="-3"/>
          <w:sz w:val="18"/>
        </w:rPr>
        <w:t xml:space="preserve"> </w:t>
      </w:r>
      <w:r>
        <w:rPr>
          <w:sz w:val="18"/>
        </w:rPr>
        <w:t>in</w:t>
      </w:r>
      <w:r>
        <w:rPr>
          <w:spacing w:val="-4"/>
          <w:sz w:val="18"/>
        </w:rPr>
        <w:t xml:space="preserve"> </w:t>
      </w:r>
      <w:r>
        <w:rPr>
          <w:sz w:val="18"/>
        </w:rPr>
        <w:t>Washington</w:t>
      </w:r>
      <w:r>
        <w:rPr>
          <w:spacing w:val="-4"/>
          <w:sz w:val="18"/>
        </w:rPr>
        <w:t xml:space="preserve"> </w:t>
      </w:r>
      <w:r>
        <w:rPr>
          <w:sz w:val="18"/>
        </w:rPr>
        <w:t>DC,</w:t>
      </w:r>
      <w:r>
        <w:rPr>
          <w:spacing w:val="-3"/>
          <w:sz w:val="18"/>
        </w:rPr>
        <w:t xml:space="preserve"> </w:t>
      </w:r>
      <w:r>
        <w:rPr>
          <w:sz w:val="18"/>
        </w:rPr>
        <w:t>Liestal,</w:t>
      </w:r>
      <w:r>
        <w:rPr>
          <w:spacing w:val="-2"/>
          <w:sz w:val="18"/>
        </w:rPr>
        <w:t xml:space="preserve"> </w:t>
      </w:r>
      <w:r>
        <w:rPr>
          <w:sz w:val="18"/>
        </w:rPr>
        <w:t>and</w:t>
      </w:r>
      <w:r>
        <w:rPr>
          <w:spacing w:val="-4"/>
          <w:sz w:val="18"/>
        </w:rPr>
        <w:t xml:space="preserve"> </w:t>
      </w:r>
      <w:r>
        <w:rPr>
          <w:sz w:val="18"/>
        </w:rPr>
        <w:t>Kyoto.</w:t>
      </w:r>
    </w:p>
    <w:p w14:paraId="24AD5C12" w14:textId="77777777" w:rsidR="003735F8" w:rsidRDefault="003735F8">
      <w:pPr>
        <w:rPr>
          <w:sz w:val="18"/>
        </w:rPr>
        <w:sectPr w:rsidR="003735F8">
          <w:pgSz w:w="12240" w:h="15840"/>
          <w:pgMar w:top="1480" w:right="40" w:bottom="280" w:left="1340" w:header="720" w:footer="720" w:gutter="0"/>
          <w:cols w:space="720"/>
        </w:sectPr>
      </w:pPr>
    </w:p>
    <w:p w14:paraId="29B1E5DF" w14:textId="77777777" w:rsidR="003735F8" w:rsidRDefault="003735F8">
      <w:pPr>
        <w:pStyle w:val="BodyText"/>
        <w:spacing w:before="9"/>
        <w:rPr>
          <w:sz w:val="15"/>
        </w:rPr>
      </w:pPr>
    </w:p>
    <w:p w14:paraId="28CC72DB" w14:textId="77777777" w:rsidR="003735F8" w:rsidRDefault="004E0E58">
      <w:pPr>
        <w:pStyle w:val="BodyText"/>
        <w:ind w:left="1139"/>
        <w:rPr>
          <w:sz w:val="20"/>
        </w:rPr>
      </w:pPr>
      <w:r>
        <w:rPr>
          <w:noProof/>
          <w:sz w:val="20"/>
        </w:rPr>
        <w:drawing>
          <wp:inline distT="0" distB="0" distL="0" distR="0" wp14:anchorId="30D5AFEA" wp14:editId="10CA7875">
            <wp:extent cx="2538369" cy="229247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2538369" cy="2292477"/>
                    </a:xfrm>
                    <a:prstGeom prst="rect">
                      <a:avLst/>
                    </a:prstGeom>
                  </pic:spPr>
                </pic:pic>
              </a:graphicData>
            </a:graphic>
          </wp:inline>
        </w:drawing>
      </w:r>
    </w:p>
    <w:p w14:paraId="465F030A" w14:textId="77777777" w:rsidR="003735F8" w:rsidRDefault="004E0E58">
      <w:pPr>
        <w:spacing w:before="6"/>
        <w:ind w:left="100"/>
        <w:rPr>
          <w:sz w:val="18"/>
        </w:rPr>
      </w:pPr>
      <w:r>
        <w:rPr>
          <w:sz w:val="18"/>
        </w:rPr>
        <w:t>Fig.</w:t>
      </w:r>
      <w:r>
        <w:rPr>
          <w:spacing w:val="-3"/>
          <w:sz w:val="18"/>
        </w:rPr>
        <w:t xml:space="preserve"> </w:t>
      </w:r>
      <w:r>
        <w:rPr>
          <w:sz w:val="18"/>
        </w:rPr>
        <w:t>3:</w:t>
      </w:r>
      <w:r>
        <w:rPr>
          <w:spacing w:val="-3"/>
          <w:sz w:val="18"/>
        </w:rPr>
        <w:t xml:space="preserve"> </w:t>
      </w:r>
      <w:r>
        <w:rPr>
          <w:sz w:val="18"/>
        </w:rPr>
        <w:t>Correlation</w:t>
      </w:r>
      <w:r>
        <w:rPr>
          <w:spacing w:val="-3"/>
          <w:sz w:val="18"/>
        </w:rPr>
        <w:t xml:space="preserve"> </w:t>
      </w:r>
      <w:r>
        <w:rPr>
          <w:sz w:val="18"/>
        </w:rPr>
        <w:t>between</w:t>
      </w:r>
      <w:r>
        <w:rPr>
          <w:spacing w:val="-4"/>
          <w:sz w:val="18"/>
        </w:rPr>
        <w:t xml:space="preserve"> </w:t>
      </w:r>
      <w:r>
        <w:rPr>
          <w:sz w:val="18"/>
        </w:rPr>
        <w:t>bloom</w:t>
      </w:r>
      <w:r>
        <w:rPr>
          <w:spacing w:val="-4"/>
          <w:sz w:val="18"/>
        </w:rPr>
        <w:t xml:space="preserve"> </w:t>
      </w:r>
      <w:r>
        <w:rPr>
          <w:sz w:val="18"/>
        </w:rPr>
        <w:t>date</w:t>
      </w:r>
      <w:r>
        <w:rPr>
          <w:spacing w:val="-2"/>
          <w:sz w:val="18"/>
        </w:rPr>
        <w:t xml:space="preserve"> </w:t>
      </w:r>
      <w:r>
        <w:rPr>
          <w:sz w:val="18"/>
        </w:rPr>
        <w:t>and</w:t>
      </w:r>
      <w:r>
        <w:rPr>
          <w:spacing w:val="-4"/>
          <w:sz w:val="18"/>
        </w:rPr>
        <w:t xml:space="preserve"> </w:t>
      </w:r>
      <w:r>
        <w:rPr>
          <w:sz w:val="18"/>
        </w:rPr>
        <w:t>covariates</w:t>
      </w:r>
      <w:r>
        <w:rPr>
          <w:spacing w:val="-3"/>
          <w:sz w:val="18"/>
        </w:rPr>
        <w:t xml:space="preserve"> </w:t>
      </w:r>
      <w:r>
        <w:rPr>
          <w:sz w:val="18"/>
        </w:rPr>
        <w:t>in</w:t>
      </w:r>
      <w:r>
        <w:rPr>
          <w:spacing w:val="-3"/>
          <w:sz w:val="18"/>
        </w:rPr>
        <w:t xml:space="preserve"> </w:t>
      </w:r>
      <w:r>
        <w:rPr>
          <w:sz w:val="18"/>
        </w:rPr>
        <w:t>Washington</w:t>
      </w:r>
      <w:r>
        <w:rPr>
          <w:spacing w:val="-4"/>
          <w:sz w:val="18"/>
        </w:rPr>
        <w:t xml:space="preserve"> </w:t>
      </w:r>
      <w:r>
        <w:rPr>
          <w:sz w:val="18"/>
        </w:rPr>
        <w:t>DC,</w:t>
      </w:r>
      <w:r>
        <w:rPr>
          <w:spacing w:val="-3"/>
          <w:sz w:val="18"/>
        </w:rPr>
        <w:t xml:space="preserve"> </w:t>
      </w:r>
      <w:r>
        <w:rPr>
          <w:sz w:val="18"/>
        </w:rPr>
        <w:t>USA.</w:t>
      </w:r>
    </w:p>
    <w:p w14:paraId="46047B69" w14:textId="77777777" w:rsidR="003735F8" w:rsidRDefault="003735F8">
      <w:pPr>
        <w:pStyle w:val="BodyText"/>
        <w:rPr>
          <w:sz w:val="20"/>
        </w:rPr>
      </w:pPr>
    </w:p>
    <w:p w14:paraId="34FF50C0" w14:textId="77777777" w:rsidR="003735F8" w:rsidRDefault="004E0E58">
      <w:pPr>
        <w:pStyle w:val="BodyText"/>
        <w:spacing w:before="2"/>
        <w:rPr>
          <w:sz w:val="26"/>
        </w:rPr>
      </w:pPr>
      <w:r>
        <w:rPr>
          <w:noProof/>
        </w:rPr>
        <w:drawing>
          <wp:anchor distT="0" distB="0" distL="0" distR="0" simplePos="0" relativeHeight="251659264" behindDoc="0" locked="0" layoutInCell="1" allowOverlap="1" wp14:anchorId="427BC8D1" wp14:editId="21D3C921">
            <wp:simplePos x="0" y="0"/>
            <wp:positionH relativeFrom="page">
              <wp:posOffset>1574343</wp:posOffset>
            </wp:positionH>
            <wp:positionV relativeFrom="paragraph">
              <wp:posOffset>206506</wp:posOffset>
            </wp:positionV>
            <wp:extent cx="2479729" cy="229247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2479729" cy="2292477"/>
                    </a:xfrm>
                    <a:prstGeom prst="rect">
                      <a:avLst/>
                    </a:prstGeom>
                  </pic:spPr>
                </pic:pic>
              </a:graphicData>
            </a:graphic>
          </wp:anchor>
        </w:drawing>
      </w:r>
    </w:p>
    <w:p w14:paraId="41C994EA" w14:textId="77777777" w:rsidR="003735F8" w:rsidRDefault="004E0E58">
      <w:pPr>
        <w:spacing w:before="5"/>
        <w:ind w:left="100"/>
        <w:rPr>
          <w:sz w:val="18"/>
        </w:rPr>
      </w:pPr>
      <w:r>
        <w:rPr>
          <w:sz w:val="18"/>
        </w:rPr>
        <w:t>Fig.</w:t>
      </w:r>
      <w:r>
        <w:rPr>
          <w:spacing w:val="-4"/>
          <w:sz w:val="18"/>
        </w:rPr>
        <w:t xml:space="preserve"> </w:t>
      </w:r>
      <w:r>
        <w:rPr>
          <w:sz w:val="18"/>
        </w:rPr>
        <w:t>4:</w:t>
      </w:r>
      <w:r>
        <w:rPr>
          <w:spacing w:val="-3"/>
          <w:sz w:val="18"/>
        </w:rPr>
        <w:t xml:space="preserve"> </w:t>
      </w:r>
      <w:r>
        <w:rPr>
          <w:sz w:val="18"/>
        </w:rPr>
        <w:t>Correlation</w:t>
      </w:r>
      <w:r>
        <w:rPr>
          <w:spacing w:val="-4"/>
          <w:sz w:val="18"/>
        </w:rPr>
        <w:t xml:space="preserve"> </w:t>
      </w:r>
      <w:r>
        <w:rPr>
          <w:sz w:val="18"/>
        </w:rPr>
        <w:t>between</w:t>
      </w:r>
      <w:r>
        <w:rPr>
          <w:spacing w:val="-4"/>
          <w:sz w:val="18"/>
        </w:rPr>
        <w:t xml:space="preserve"> </w:t>
      </w:r>
      <w:r>
        <w:rPr>
          <w:sz w:val="18"/>
        </w:rPr>
        <w:t>bloom</w:t>
      </w:r>
      <w:r>
        <w:rPr>
          <w:spacing w:val="-4"/>
          <w:sz w:val="18"/>
        </w:rPr>
        <w:t xml:space="preserve"> </w:t>
      </w:r>
      <w:r>
        <w:rPr>
          <w:sz w:val="18"/>
        </w:rPr>
        <w:t>date</w:t>
      </w:r>
      <w:r>
        <w:rPr>
          <w:spacing w:val="-3"/>
          <w:sz w:val="18"/>
        </w:rPr>
        <w:t xml:space="preserve"> </w:t>
      </w:r>
      <w:r>
        <w:rPr>
          <w:sz w:val="18"/>
        </w:rPr>
        <w:t>and</w:t>
      </w:r>
      <w:r>
        <w:rPr>
          <w:spacing w:val="-4"/>
          <w:sz w:val="18"/>
        </w:rPr>
        <w:t xml:space="preserve"> </w:t>
      </w:r>
      <w:r>
        <w:rPr>
          <w:sz w:val="18"/>
        </w:rPr>
        <w:t>covariates</w:t>
      </w:r>
      <w:r>
        <w:rPr>
          <w:spacing w:val="-3"/>
          <w:sz w:val="18"/>
        </w:rPr>
        <w:t xml:space="preserve"> </w:t>
      </w:r>
      <w:r>
        <w:rPr>
          <w:sz w:val="18"/>
        </w:rPr>
        <w:t>in</w:t>
      </w:r>
      <w:r>
        <w:rPr>
          <w:spacing w:val="-4"/>
          <w:sz w:val="18"/>
        </w:rPr>
        <w:t xml:space="preserve"> </w:t>
      </w:r>
      <w:r>
        <w:rPr>
          <w:sz w:val="18"/>
        </w:rPr>
        <w:t>Liestal,</w:t>
      </w:r>
      <w:r>
        <w:rPr>
          <w:spacing w:val="-3"/>
          <w:sz w:val="18"/>
        </w:rPr>
        <w:t xml:space="preserve"> </w:t>
      </w:r>
      <w:r>
        <w:rPr>
          <w:sz w:val="18"/>
        </w:rPr>
        <w:t>Switzerland.</w:t>
      </w:r>
    </w:p>
    <w:p w14:paraId="6D62B391" w14:textId="77777777" w:rsidR="003735F8" w:rsidRDefault="003735F8">
      <w:pPr>
        <w:pStyle w:val="BodyText"/>
        <w:rPr>
          <w:sz w:val="20"/>
        </w:rPr>
      </w:pPr>
    </w:p>
    <w:p w14:paraId="7E8FA45A" w14:textId="77777777" w:rsidR="003735F8" w:rsidRDefault="004E0E58">
      <w:pPr>
        <w:pStyle w:val="BodyText"/>
        <w:spacing w:before="3"/>
        <w:rPr>
          <w:sz w:val="17"/>
        </w:rPr>
      </w:pPr>
      <w:r>
        <w:rPr>
          <w:noProof/>
        </w:rPr>
        <w:drawing>
          <wp:anchor distT="0" distB="0" distL="0" distR="0" simplePos="0" relativeHeight="2" behindDoc="0" locked="0" layoutInCell="1" allowOverlap="1" wp14:anchorId="54D7AA3D" wp14:editId="70AAC94A">
            <wp:simplePos x="0" y="0"/>
            <wp:positionH relativeFrom="page">
              <wp:posOffset>1574343</wp:posOffset>
            </wp:positionH>
            <wp:positionV relativeFrom="paragraph">
              <wp:posOffset>141596</wp:posOffset>
            </wp:positionV>
            <wp:extent cx="2480543" cy="229247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2480543" cy="2292477"/>
                    </a:xfrm>
                    <a:prstGeom prst="rect">
                      <a:avLst/>
                    </a:prstGeom>
                  </pic:spPr>
                </pic:pic>
              </a:graphicData>
            </a:graphic>
          </wp:anchor>
        </w:drawing>
      </w:r>
    </w:p>
    <w:p w14:paraId="67A11970" w14:textId="77777777" w:rsidR="003735F8" w:rsidRDefault="004E0E58">
      <w:pPr>
        <w:spacing w:before="7"/>
        <w:ind w:left="100"/>
        <w:rPr>
          <w:sz w:val="18"/>
        </w:rPr>
      </w:pPr>
      <w:r>
        <w:rPr>
          <w:sz w:val="18"/>
        </w:rPr>
        <w:t>Fig.</w:t>
      </w:r>
      <w:r>
        <w:rPr>
          <w:spacing w:val="-3"/>
          <w:sz w:val="18"/>
        </w:rPr>
        <w:t xml:space="preserve"> </w:t>
      </w:r>
      <w:r>
        <w:rPr>
          <w:sz w:val="18"/>
        </w:rPr>
        <w:t>5:</w:t>
      </w:r>
      <w:r>
        <w:rPr>
          <w:spacing w:val="-3"/>
          <w:sz w:val="18"/>
        </w:rPr>
        <w:t xml:space="preserve"> </w:t>
      </w:r>
      <w:r>
        <w:rPr>
          <w:sz w:val="18"/>
        </w:rPr>
        <w:t>Correlation</w:t>
      </w:r>
      <w:r>
        <w:rPr>
          <w:spacing w:val="-4"/>
          <w:sz w:val="18"/>
        </w:rPr>
        <w:t xml:space="preserve"> </w:t>
      </w:r>
      <w:r>
        <w:rPr>
          <w:sz w:val="18"/>
        </w:rPr>
        <w:t>between</w:t>
      </w:r>
      <w:r>
        <w:rPr>
          <w:spacing w:val="-4"/>
          <w:sz w:val="18"/>
        </w:rPr>
        <w:t xml:space="preserve"> </w:t>
      </w:r>
      <w:r>
        <w:rPr>
          <w:sz w:val="18"/>
        </w:rPr>
        <w:t>bloom</w:t>
      </w:r>
      <w:r>
        <w:rPr>
          <w:spacing w:val="-4"/>
          <w:sz w:val="18"/>
        </w:rPr>
        <w:t xml:space="preserve"> </w:t>
      </w:r>
      <w:r>
        <w:rPr>
          <w:sz w:val="18"/>
        </w:rPr>
        <w:t>date</w:t>
      </w:r>
      <w:r>
        <w:rPr>
          <w:spacing w:val="-2"/>
          <w:sz w:val="18"/>
        </w:rPr>
        <w:t xml:space="preserve"> </w:t>
      </w:r>
      <w:r>
        <w:rPr>
          <w:sz w:val="18"/>
        </w:rPr>
        <w:t>and</w:t>
      </w:r>
      <w:r>
        <w:rPr>
          <w:spacing w:val="-4"/>
          <w:sz w:val="18"/>
        </w:rPr>
        <w:t xml:space="preserve"> </w:t>
      </w:r>
      <w:r>
        <w:rPr>
          <w:sz w:val="18"/>
        </w:rPr>
        <w:t>covariates</w:t>
      </w:r>
      <w:r>
        <w:rPr>
          <w:spacing w:val="-3"/>
          <w:sz w:val="18"/>
        </w:rPr>
        <w:t xml:space="preserve"> </w:t>
      </w:r>
      <w:r>
        <w:rPr>
          <w:sz w:val="18"/>
        </w:rPr>
        <w:t>in</w:t>
      </w:r>
      <w:r>
        <w:rPr>
          <w:spacing w:val="-4"/>
          <w:sz w:val="18"/>
        </w:rPr>
        <w:t xml:space="preserve"> </w:t>
      </w:r>
      <w:r>
        <w:rPr>
          <w:sz w:val="18"/>
        </w:rPr>
        <w:t>Kyoto,</w:t>
      </w:r>
      <w:r>
        <w:rPr>
          <w:spacing w:val="-3"/>
          <w:sz w:val="18"/>
        </w:rPr>
        <w:t xml:space="preserve"> </w:t>
      </w:r>
      <w:r>
        <w:rPr>
          <w:sz w:val="18"/>
        </w:rPr>
        <w:t>Japan.</w:t>
      </w:r>
    </w:p>
    <w:p w14:paraId="2A59CA8F" w14:textId="77777777" w:rsidR="003735F8" w:rsidRDefault="003735F8">
      <w:pPr>
        <w:rPr>
          <w:sz w:val="18"/>
        </w:rPr>
        <w:sectPr w:rsidR="003735F8">
          <w:pgSz w:w="12240" w:h="15840"/>
          <w:pgMar w:top="1500" w:right="40" w:bottom="280" w:left="1340" w:header="720" w:footer="720" w:gutter="0"/>
          <w:cols w:space="720"/>
        </w:sectPr>
      </w:pPr>
    </w:p>
    <w:p w14:paraId="51BCA6DE" w14:textId="77777777" w:rsidR="003735F8" w:rsidRDefault="004E0E58">
      <w:pPr>
        <w:pStyle w:val="BodyText"/>
        <w:ind w:left="126"/>
        <w:rPr>
          <w:sz w:val="20"/>
        </w:rPr>
      </w:pPr>
      <w:r>
        <w:rPr>
          <w:noProof/>
          <w:sz w:val="20"/>
        </w:rPr>
        <w:lastRenderedPageBreak/>
        <w:drawing>
          <wp:inline distT="0" distB="0" distL="0" distR="0" wp14:anchorId="62F901A2" wp14:editId="05C09778">
            <wp:extent cx="5939150" cy="331508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5939150" cy="3315080"/>
                    </a:xfrm>
                    <a:prstGeom prst="rect">
                      <a:avLst/>
                    </a:prstGeom>
                  </pic:spPr>
                </pic:pic>
              </a:graphicData>
            </a:graphic>
          </wp:inline>
        </w:drawing>
      </w:r>
    </w:p>
    <w:p w14:paraId="4D5A6119" w14:textId="77777777" w:rsidR="003735F8" w:rsidRDefault="004E0E58">
      <w:pPr>
        <w:spacing w:before="4"/>
        <w:ind w:left="100" w:right="1404"/>
        <w:rPr>
          <w:sz w:val="18"/>
        </w:rPr>
      </w:pPr>
      <w:r>
        <w:rPr>
          <w:sz w:val="18"/>
        </w:rPr>
        <w:t>Fig.</w:t>
      </w:r>
      <w:r>
        <w:rPr>
          <w:spacing w:val="-3"/>
          <w:sz w:val="18"/>
        </w:rPr>
        <w:t xml:space="preserve"> </w:t>
      </w:r>
      <w:r>
        <w:rPr>
          <w:sz w:val="18"/>
        </w:rPr>
        <w:t>6:</w:t>
      </w:r>
      <w:r>
        <w:rPr>
          <w:spacing w:val="-3"/>
          <w:sz w:val="18"/>
        </w:rPr>
        <w:t xml:space="preserve"> </w:t>
      </w:r>
      <w:r>
        <w:rPr>
          <w:sz w:val="18"/>
        </w:rPr>
        <w:t>Prediction</w:t>
      </w:r>
      <w:r>
        <w:rPr>
          <w:spacing w:val="-3"/>
          <w:sz w:val="18"/>
        </w:rPr>
        <w:t xml:space="preserve"> </w:t>
      </w:r>
      <w:r>
        <w:rPr>
          <w:sz w:val="18"/>
        </w:rPr>
        <w:t>and</w:t>
      </w:r>
      <w:r>
        <w:rPr>
          <w:spacing w:val="-4"/>
          <w:sz w:val="18"/>
        </w:rPr>
        <w:t xml:space="preserve"> </w:t>
      </w:r>
      <w:r>
        <w:rPr>
          <w:sz w:val="18"/>
        </w:rPr>
        <w:t>Forecast</w:t>
      </w:r>
      <w:r>
        <w:rPr>
          <w:spacing w:val="-2"/>
          <w:sz w:val="18"/>
        </w:rPr>
        <w:t xml:space="preserve"> </w:t>
      </w:r>
      <w:r>
        <w:rPr>
          <w:sz w:val="18"/>
        </w:rPr>
        <w:t>monthly</w:t>
      </w:r>
      <w:r>
        <w:rPr>
          <w:spacing w:val="-4"/>
          <w:sz w:val="18"/>
        </w:rPr>
        <w:t xml:space="preserve"> </w:t>
      </w:r>
      <w:r>
        <w:rPr>
          <w:sz w:val="18"/>
        </w:rPr>
        <w:t>maximum</w:t>
      </w:r>
      <w:r>
        <w:rPr>
          <w:spacing w:val="-3"/>
          <w:sz w:val="18"/>
        </w:rPr>
        <w:t xml:space="preserve"> </w:t>
      </w:r>
      <w:r>
        <w:rPr>
          <w:sz w:val="18"/>
        </w:rPr>
        <w:t>temperature</w:t>
      </w:r>
      <w:r>
        <w:rPr>
          <w:spacing w:val="-4"/>
          <w:sz w:val="18"/>
        </w:rPr>
        <w:t xml:space="preserve"> </w:t>
      </w:r>
      <w:r>
        <w:rPr>
          <w:sz w:val="18"/>
        </w:rPr>
        <w:t>(TMAX)</w:t>
      </w:r>
      <w:r>
        <w:rPr>
          <w:spacing w:val="-3"/>
          <w:sz w:val="18"/>
        </w:rPr>
        <w:t xml:space="preserve"> </w:t>
      </w:r>
      <w:r>
        <w:rPr>
          <w:sz w:val="18"/>
        </w:rPr>
        <w:t>in</w:t>
      </w:r>
      <w:r>
        <w:rPr>
          <w:spacing w:val="-3"/>
          <w:sz w:val="18"/>
        </w:rPr>
        <w:t xml:space="preserve"> </w:t>
      </w:r>
      <w:r>
        <w:rPr>
          <w:sz w:val="18"/>
        </w:rPr>
        <w:t>Washington</w:t>
      </w:r>
      <w:r>
        <w:rPr>
          <w:spacing w:val="-4"/>
          <w:sz w:val="18"/>
        </w:rPr>
        <w:t xml:space="preserve"> </w:t>
      </w:r>
      <w:r>
        <w:rPr>
          <w:sz w:val="18"/>
        </w:rPr>
        <w:t>DC,</w:t>
      </w:r>
      <w:r>
        <w:rPr>
          <w:spacing w:val="-2"/>
          <w:sz w:val="18"/>
        </w:rPr>
        <w:t xml:space="preserve"> </w:t>
      </w:r>
      <w:r>
        <w:rPr>
          <w:sz w:val="18"/>
        </w:rPr>
        <w:t>from</w:t>
      </w:r>
      <w:r>
        <w:rPr>
          <w:spacing w:val="-4"/>
          <w:sz w:val="18"/>
        </w:rPr>
        <w:t xml:space="preserve"> </w:t>
      </w:r>
      <w:r>
        <w:rPr>
          <w:sz w:val="18"/>
        </w:rPr>
        <w:t>May</w:t>
      </w:r>
      <w:r>
        <w:rPr>
          <w:spacing w:val="-3"/>
          <w:sz w:val="18"/>
        </w:rPr>
        <w:t xml:space="preserve"> </w:t>
      </w:r>
      <w:r>
        <w:rPr>
          <w:sz w:val="18"/>
        </w:rPr>
        <w:t>2013</w:t>
      </w:r>
      <w:r>
        <w:rPr>
          <w:spacing w:val="-4"/>
          <w:sz w:val="18"/>
        </w:rPr>
        <w:t xml:space="preserve"> </w:t>
      </w:r>
      <w:r>
        <w:rPr>
          <w:sz w:val="18"/>
        </w:rPr>
        <w:t>to</w:t>
      </w:r>
      <w:r>
        <w:rPr>
          <w:spacing w:val="-3"/>
          <w:sz w:val="18"/>
        </w:rPr>
        <w:t xml:space="preserve"> </w:t>
      </w:r>
      <w:r>
        <w:rPr>
          <w:sz w:val="18"/>
        </w:rPr>
        <w:t>December</w:t>
      </w:r>
      <w:r>
        <w:rPr>
          <w:spacing w:val="-3"/>
          <w:sz w:val="18"/>
        </w:rPr>
        <w:t xml:space="preserve"> </w:t>
      </w:r>
      <w:r>
        <w:rPr>
          <w:sz w:val="18"/>
        </w:rPr>
        <w:t>2033.</w:t>
      </w:r>
      <w:r>
        <w:rPr>
          <w:spacing w:val="1"/>
          <w:sz w:val="18"/>
        </w:rPr>
        <w:t xml:space="preserve"> </w:t>
      </w:r>
      <w:r>
        <w:rPr>
          <w:sz w:val="18"/>
        </w:rPr>
        <w:t>(Black</w:t>
      </w:r>
      <w:r>
        <w:rPr>
          <w:spacing w:val="-3"/>
          <w:sz w:val="18"/>
        </w:rPr>
        <w:t xml:space="preserve"> </w:t>
      </w:r>
      <w:r>
        <w:rPr>
          <w:sz w:val="18"/>
        </w:rPr>
        <w:t>bold</w:t>
      </w:r>
      <w:r>
        <w:rPr>
          <w:spacing w:val="-2"/>
          <w:sz w:val="18"/>
        </w:rPr>
        <w:t xml:space="preserve"> </w:t>
      </w:r>
      <w:r>
        <w:rPr>
          <w:sz w:val="18"/>
        </w:rPr>
        <w:t>line</w:t>
      </w:r>
      <w:r>
        <w:rPr>
          <w:spacing w:val="-1"/>
          <w:sz w:val="18"/>
        </w:rPr>
        <w:t xml:space="preserve"> </w:t>
      </w:r>
      <w:r>
        <w:rPr>
          <w:sz w:val="18"/>
        </w:rPr>
        <w:t>is</w:t>
      </w:r>
      <w:r>
        <w:rPr>
          <w:spacing w:val="-1"/>
          <w:sz w:val="18"/>
        </w:rPr>
        <w:t xml:space="preserve"> </w:t>
      </w:r>
      <w:r>
        <w:rPr>
          <w:sz w:val="18"/>
        </w:rPr>
        <w:t>testing</w:t>
      </w:r>
      <w:r>
        <w:rPr>
          <w:spacing w:val="-2"/>
          <w:sz w:val="18"/>
        </w:rPr>
        <w:t xml:space="preserve"> </w:t>
      </w:r>
      <w:r>
        <w:rPr>
          <w:sz w:val="18"/>
        </w:rPr>
        <w:t>data.)</w:t>
      </w:r>
    </w:p>
    <w:p w14:paraId="1F4BDCBE" w14:textId="77777777" w:rsidR="003735F8" w:rsidRDefault="004E0E58">
      <w:pPr>
        <w:pStyle w:val="BodyText"/>
        <w:spacing w:before="9"/>
      </w:pPr>
      <w:r>
        <w:rPr>
          <w:noProof/>
        </w:rPr>
        <w:drawing>
          <wp:anchor distT="0" distB="0" distL="0" distR="0" simplePos="0" relativeHeight="3" behindDoc="0" locked="0" layoutInCell="1" allowOverlap="1" wp14:anchorId="487F947C" wp14:editId="6170343C">
            <wp:simplePos x="0" y="0"/>
            <wp:positionH relativeFrom="page">
              <wp:posOffset>931002</wp:posOffset>
            </wp:positionH>
            <wp:positionV relativeFrom="paragraph">
              <wp:posOffset>181947</wp:posOffset>
            </wp:positionV>
            <wp:extent cx="5931736" cy="331508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931736" cy="3315080"/>
                    </a:xfrm>
                    <a:prstGeom prst="rect">
                      <a:avLst/>
                    </a:prstGeom>
                  </pic:spPr>
                </pic:pic>
              </a:graphicData>
            </a:graphic>
          </wp:anchor>
        </w:drawing>
      </w:r>
    </w:p>
    <w:p w14:paraId="3C6024A3" w14:textId="77777777" w:rsidR="003735F8" w:rsidRDefault="004E0E58">
      <w:pPr>
        <w:spacing w:before="12"/>
        <w:ind w:left="100" w:right="2101"/>
        <w:rPr>
          <w:sz w:val="18"/>
        </w:rPr>
      </w:pPr>
      <w:r>
        <w:rPr>
          <w:sz w:val="18"/>
        </w:rPr>
        <w:t>Fig. 7: Prediction and Forecast monthly extreme maximum temperature (EMXT) in Washington DC, from May 2013 to</w:t>
      </w:r>
      <w:r>
        <w:rPr>
          <w:spacing w:val="-43"/>
          <w:sz w:val="18"/>
        </w:rPr>
        <w:t xml:space="preserve"> </w:t>
      </w:r>
      <w:r>
        <w:rPr>
          <w:sz w:val="18"/>
        </w:rPr>
        <w:t>December</w:t>
      </w:r>
      <w:r>
        <w:rPr>
          <w:spacing w:val="-2"/>
          <w:sz w:val="18"/>
        </w:rPr>
        <w:t xml:space="preserve"> </w:t>
      </w:r>
      <w:r>
        <w:rPr>
          <w:sz w:val="18"/>
        </w:rPr>
        <w:t>2032.</w:t>
      </w:r>
      <w:r>
        <w:rPr>
          <w:spacing w:val="-1"/>
          <w:sz w:val="18"/>
        </w:rPr>
        <w:t xml:space="preserve"> </w:t>
      </w:r>
      <w:r>
        <w:rPr>
          <w:sz w:val="18"/>
        </w:rPr>
        <w:t>(Black</w:t>
      </w:r>
      <w:r>
        <w:rPr>
          <w:spacing w:val="-2"/>
          <w:sz w:val="18"/>
        </w:rPr>
        <w:t xml:space="preserve"> </w:t>
      </w:r>
      <w:r>
        <w:rPr>
          <w:sz w:val="18"/>
        </w:rPr>
        <w:t>bold</w:t>
      </w:r>
      <w:r>
        <w:rPr>
          <w:spacing w:val="-2"/>
          <w:sz w:val="18"/>
        </w:rPr>
        <w:t xml:space="preserve"> </w:t>
      </w:r>
      <w:r>
        <w:rPr>
          <w:sz w:val="18"/>
        </w:rPr>
        <w:t>line</w:t>
      </w:r>
      <w:r>
        <w:rPr>
          <w:spacing w:val="-1"/>
          <w:sz w:val="18"/>
        </w:rPr>
        <w:t xml:space="preserve"> </w:t>
      </w:r>
      <w:r>
        <w:rPr>
          <w:sz w:val="18"/>
        </w:rPr>
        <w:t>is</w:t>
      </w:r>
      <w:r>
        <w:rPr>
          <w:spacing w:val="-1"/>
          <w:sz w:val="18"/>
        </w:rPr>
        <w:t xml:space="preserve"> </w:t>
      </w:r>
      <w:r>
        <w:rPr>
          <w:sz w:val="18"/>
        </w:rPr>
        <w:t>testing</w:t>
      </w:r>
      <w:r>
        <w:rPr>
          <w:spacing w:val="-2"/>
          <w:sz w:val="18"/>
        </w:rPr>
        <w:t xml:space="preserve"> </w:t>
      </w:r>
      <w:r>
        <w:rPr>
          <w:sz w:val="18"/>
        </w:rPr>
        <w:t>data.)</w:t>
      </w:r>
    </w:p>
    <w:p w14:paraId="4F6A6338" w14:textId="77777777" w:rsidR="003735F8" w:rsidRDefault="003735F8">
      <w:pPr>
        <w:rPr>
          <w:sz w:val="18"/>
        </w:rPr>
        <w:sectPr w:rsidR="003735F8">
          <w:pgSz w:w="12240" w:h="15840"/>
          <w:pgMar w:top="1480" w:right="40" w:bottom="280" w:left="1340" w:header="720" w:footer="720" w:gutter="0"/>
          <w:cols w:space="720"/>
        </w:sectPr>
      </w:pPr>
    </w:p>
    <w:p w14:paraId="3F6D4BA9" w14:textId="77777777" w:rsidR="003735F8" w:rsidRDefault="004E0E58">
      <w:pPr>
        <w:spacing w:before="80"/>
        <w:ind w:left="100"/>
        <w:rPr>
          <w:sz w:val="18"/>
        </w:rPr>
      </w:pPr>
      <w:r>
        <w:rPr>
          <w:sz w:val="18"/>
        </w:rPr>
        <w:lastRenderedPageBreak/>
        <w:t>Table</w:t>
      </w:r>
      <w:r>
        <w:rPr>
          <w:spacing w:val="-3"/>
          <w:sz w:val="18"/>
        </w:rPr>
        <w:t xml:space="preserve"> </w:t>
      </w:r>
      <w:r>
        <w:rPr>
          <w:sz w:val="18"/>
        </w:rPr>
        <w:t>1:</w:t>
      </w:r>
      <w:r>
        <w:rPr>
          <w:spacing w:val="-3"/>
          <w:sz w:val="18"/>
        </w:rPr>
        <w:t xml:space="preserve"> </w:t>
      </w:r>
      <w:r>
        <w:rPr>
          <w:sz w:val="18"/>
        </w:rPr>
        <w:t>Compare</w:t>
      </w:r>
      <w:r>
        <w:rPr>
          <w:spacing w:val="-3"/>
          <w:sz w:val="18"/>
        </w:rPr>
        <w:t xml:space="preserve"> </w:t>
      </w:r>
      <w:r>
        <w:rPr>
          <w:sz w:val="18"/>
        </w:rPr>
        <w:t>Models</w:t>
      </w:r>
      <w:r>
        <w:rPr>
          <w:spacing w:val="-2"/>
          <w:sz w:val="18"/>
        </w:rPr>
        <w:t xml:space="preserve"> </w:t>
      </w:r>
      <w:r>
        <w:rPr>
          <w:sz w:val="18"/>
        </w:rPr>
        <w:t>for</w:t>
      </w:r>
      <w:r>
        <w:rPr>
          <w:spacing w:val="-3"/>
          <w:sz w:val="18"/>
        </w:rPr>
        <w:t xml:space="preserve"> </w:t>
      </w:r>
      <w:r>
        <w:rPr>
          <w:sz w:val="18"/>
        </w:rPr>
        <w:t>Training</w:t>
      </w:r>
      <w:r>
        <w:rPr>
          <w:spacing w:val="-4"/>
          <w:sz w:val="18"/>
        </w:rPr>
        <w:t xml:space="preserve"> </w:t>
      </w:r>
      <w:r>
        <w:rPr>
          <w:sz w:val="18"/>
        </w:rPr>
        <w:t>data</w:t>
      </w:r>
      <w:r>
        <w:rPr>
          <w:spacing w:val="-3"/>
          <w:sz w:val="18"/>
        </w:rPr>
        <w:t xml:space="preserve"> </w:t>
      </w:r>
      <w:r>
        <w:rPr>
          <w:sz w:val="18"/>
        </w:rPr>
        <w:t>(left:</w:t>
      </w:r>
      <w:r>
        <w:rPr>
          <w:spacing w:val="-3"/>
          <w:sz w:val="18"/>
        </w:rPr>
        <w:t xml:space="preserve"> </w:t>
      </w:r>
      <w:r>
        <w:rPr>
          <w:sz w:val="18"/>
        </w:rPr>
        <w:t>Washington</w:t>
      </w:r>
      <w:r>
        <w:rPr>
          <w:spacing w:val="-4"/>
          <w:sz w:val="18"/>
        </w:rPr>
        <w:t xml:space="preserve"> </w:t>
      </w:r>
      <w:r>
        <w:rPr>
          <w:sz w:val="18"/>
        </w:rPr>
        <w:t>DC,</w:t>
      </w:r>
      <w:r>
        <w:rPr>
          <w:spacing w:val="-2"/>
          <w:sz w:val="18"/>
        </w:rPr>
        <w:t xml:space="preserve"> </w:t>
      </w:r>
      <w:r>
        <w:rPr>
          <w:sz w:val="18"/>
        </w:rPr>
        <w:t>middle:</w:t>
      </w:r>
      <w:r>
        <w:rPr>
          <w:spacing w:val="-3"/>
          <w:sz w:val="18"/>
        </w:rPr>
        <w:t xml:space="preserve"> </w:t>
      </w:r>
      <w:r>
        <w:rPr>
          <w:sz w:val="18"/>
        </w:rPr>
        <w:t>Kyoto,</w:t>
      </w:r>
      <w:r>
        <w:rPr>
          <w:spacing w:val="-3"/>
          <w:sz w:val="18"/>
        </w:rPr>
        <w:t xml:space="preserve"> </w:t>
      </w:r>
      <w:r>
        <w:rPr>
          <w:sz w:val="18"/>
        </w:rPr>
        <w:t>right:</w:t>
      </w:r>
      <w:r>
        <w:rPr>
          <w:spacing w:val="-3"/>
          <w:sz w:val="18"/>
        </w:rPr>
        <w:t xml:space="preserve"> </w:t>
      </w:r>
      <w:r>
        <w:rPr>
          <w:sz w:val="18"/>
        </w:rPr>
        <w:t>Listal).</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581"/>
        <w:gridCol w:w="581"/>
        <w:gridCol w:w="581"/>
        <w:gridCol w:w="1800"/>
        <w:gridCol w:w="576"/>
        <w:gridCol w:w="581"/>
        <w:gridCol w:w="581"/>
        <w:gridCol w:w="1800"/>
        <w:gridCol w:w="581"/>
        <w:gridCol w:w="581"/>
        <w:gridCol w:w="581"/>
      </w:tblGrid>
      <w:tr w:rsidR="003735F8" w14:paraId="42BF05C5" w14:textId="77777777">
        <w:trPr>
          <w:trHeight w:val="301"/>
        </w:trPr>
        <w:tc>
          <w:tcPr>
            <w:tcW w:w="3543" w:type="dxa"/>
            <w:gridSpan w:val="4"/>
            <w:tcBorders>
              <w:bottom w:val="single" w:sz="4" w:space="0" w:color="000000"/>
            </w:tcBorders>
          </w:tcPr>
          <w:p w14:paraId="5EFC76F2" w14:textId="77777777" w:rsidR="003735F8" w:rsidRDefault="004E0E58">
            <w:pPr>
              <w:pStyle w:val="TableParagraph"/>
              <w:spacing w:before="84"/>
              <w:ind w:left="1183"/>
              <w:jc w:val="left"/>
              <w:rPr>
                <w:b/>
                <w:sz w:val="12"/>
              </w:rPr>
            </w:pPr>
            <w:r>
              <w:rPr>
                <w:b/>
                <w:sz w:val="12"/>
              </w:rPr>
              <w:t>DC</w:t>
            </w:r>
            <w:r>
              <w:rPr>
                <w:b/>
                <w:spacing w:val="-1"/>
                <w:sz w:val="12"/>
              </w:rPr>
              <w:t xml:space="preserve"> </w:t>
            </w:r>
            <w:r>
              <w:rPr>
                <w:b/>
                <w:sz w:val="12"/>
              </w:rPr>
              <w:t>Models Compare</w:t>
            </w:r>
          </w:p>
        </w:tc>
        <w:tc>
          <w:tcPr>
            <w:tcW w:w="3538" w:type="dxa"/>
            <w:gridSpan w:val="4"/>
            <w:tcBorders>
              <w:bottom w:val="single" w:sz="4" w:space="0" w:color="000000"/>
            </w:tcBorders>
          </w:tcPr>
          <w:p w14:paraId="166C18FA" w14:textId="77777777" w:rsidR="003735F8" w:rsidRDefault="004E0E58">
            <w:pPr>
              <w:pStyle w:val="TableParagraph"/>
              <w:spacing w:before="84"/>
              <w:ind w:left="1094"/>
              <w:jc w:val="left"/>
              <w:rPr>
                <w:b/>
                <w:sz w:val="12"/>
              </w:rPr>
            </w:pPr>
            <w:r>
              <w:rPr>
                <w:b/>
                <w:sz w:val="12"/>
              </w:rPr>
              <w:t>Kyoto</w:t>
            </w:r>
            <w:r>
              <w:rPr>
                <w:b/>
                <w:spacing w:val="-2"/>
                <w:sz w:val="12"/>
              </w:rPr>
              <w:t xml:space="preserve"> </w:t>
            </w:r>
            <w:r>
              <w:rPr>
                <w:b/>
                <w:sz w:val="12"/>
              </w:rPr>
              <w:t>Models Compare</w:t>
            </w:r>
          </w:p>
        </w:tc>
        <w:tc>
          <w:tcPr>
            <w:tcW w:w="3543" w:type="dxa"/>
            <w:gridSpan w:val="4"/>
            <w:tcBorders>
              <w:bottom w:val="single" w:sz="4" w:space="0" w:color="000000"/>
            </w:tcBorders>
          </w:tcPr>
          <w:p w14:paraId="4C06FA59" w14:textId="77777777" w:rsidR="003735F8" w:rsidRDefault="004E0E58">
            <w:pPr>
              <w:pStyle w:val="TableParagraph"/>
              <w:spacing w:before="84"/>
              <w:ind w:left="1079"/>
              <w:jc w:val="left"/>
              <w:rPr>
                <w:b/>
                <w:sz w:val="12"/>
              </w:rPr>
            </w:pPr>
            <w:r>
              <w:rPr>
                <w:b/>
                <w:sz w:val="12"/>
              </w:rPr>
              <w:t>Liestal</w:t>
            </w:r>
            <w:r>
              <w:rPr>
                <w:b/>
                <w:spacing w:val="-1"/>
                <w:sz w:val="12"/>
              </w:rPr>
              <w:t xml:space="preserve"> </w:t>
            </w:r>
            <w:r>
              <w:rPr>
                <w:b/>
                <w:sz w:val="12"/>
              </w:rPr>
              <w:t>Models Compare</w:t>
            </w:r>
          </w:p>
        </w:tc>
      </w:tr>
      <w:tr w:rsidR="003735F8" w14:paraId="1F13740E" w14:textId="77777777">
        <w:trPr>
          <w:trHeight w:val="297"/>
        </w:trPr>
        <w:tc>
          <w:tcPr>
            <w:tcW w:w="1800" w:type="dxa"/>
            <w:tcBorders>
              <w:top w:val="single" w:sz="4" w:space="0" w:color="000000"/>
              <w:bottom w:val="single" w:sz="4" w:space="0" w:color="000000"/>
              <w:right w:val="single" w:sz="4" w:space="0" w:color="000000"/>
            </w:tcBorders>
          </w:tcPr>
          <w:p w14:paraId="354D1D73" w14:textId="77777777" w:rsidR="003735F8" w:rsidRDefault="004E0E58">
            <w:pPr>
              <w:pStyle w:val="TableParagraph"/>
              <w:spacing w:before="79"/>
              <w:ind w:left="68" w:right="19"/>
              <w:jc w:val="center"/>
              <w:rPr>
                <w:b/>
                <w:sz w:val="12"/>
              </w:rPr>
            </w:pPr>
            <w:r>
              <w:rPr>
                <w:b/>
                <w:sz w:val="12"/>
              </w:rPr>
              <w:t>model</w:t>
            </w:r>
          </w:p>
        </w:tc>
        <w:tc>
          <w:tcPr>
            <w:tcW w:w="581" w:type="dxa"/>
            <w:tcBorders>
              <w:top w:val="single" w:sz="4" w:space="0" w:color="000000"/>
              <w:left w:val="single" w:sz="4" w:space="0" w:color="000000"/>
              <w:bottom w:val="single" w:sz="4" w:space="0" w:color="000000"/>
              <w:right w:val="single" w:sz="4" w:space="0" w:color="000000"/>
            </w:tcBorders>
          </w:tcPr>
          <w:p w14:paraId="6A6F982C" w14:textId="77777777" w:rsidR="003735F8" w:rsidRDefault="004E0E58">
            <w:pPr>
              <w:pStyle w:val="TableParagraph"/>
              <w:spacing w:before="79"/>
              <w:ind w:left="91" w:right="72"/>
              <w:jc w:val="center"/>
              <w:rPr>
                <w:b/>
                <w:sz w:val="12"/>
              </w:rPr>
            </w:pPr>
            <w:r>
              <w:rPr>
                <w:b/>
                <w:sz w:val="12"/>
              </w:rPr>
              <w:t>AIC</w:t>
            </w:r>
          </w:p>
        </w:tc>
        <w:tc>
          <w:tcPr>
            <w:tcW w:w="581" w:type="dxa"/>
            <w:tcBorders>
              <w:top w:val="single" w:sz="4" w:space="0" w:color="000000"/>
              <w:left w:val="single" w:sz="4" w:space="0" w:color="000000"/>
              <w:bottom w:val="single" w:sz="4" w:space="0" w:color="000000"/>
              <w:right w:val="single" w:sz="4" w:space="0" w:color="000000"/>
            </w:tcBorders>
          </w:tcPr>
          <w:p w14:paraId="562DB031" w14:textId="77777777" w:rsidR="003735F8" w:rsidRDefault="004E0E58">
            <w:pPr>
              <w:pStyle w:val="TableParagraph"/>
              <w:spacing w:before="79"/>
              <w:ind w:left="158"/>
              <w:jc w:val="left"/>
              <w:rPr>
                <w:b/>
                <w:sz w:val="12"/>
              </w:rPr>
            </w:pPr>
            <w:r>
              <w:rPr>
                <w:b/>
                <w:sz w:val="12"/>
              </w:rPr>
              <w:t>AICc</w:t>
            </w:r>
          </w:p>
        </w:tc>
        <w:tc>
          <w:tcPr>
            <w:tcW w:w="581" w:type="dxa"/>
            <w:tcBorders>
              <w:top w:val="single" w:sz="4" w:space="0" w:color="000000"/>
              <w:left w:val="single" w:sz="4" w:space="0" w:color="000000"/>
              <w:bottom w:val="single" w:sz="4" w:space="0" w:color="000000"/>
            </w:tcBorders>
          </w:tcPr>
          <w:p w14:paraId="31CD2A55" w14:textId="77777777" w:rsidR="003735F8" w:rsidRDefault="004E0E58">
            <w:pPr>
              <w:pStyle w:val="TableParagraph"/>
              <w:spacing w:before="79"/>
              <w:ind w:left="90" w:right="66"/>
              <w:jc w:val="center"/>
              <w:rPr>
                <w:b/>
                <w:sz w:val="12"/>
              </w:rPr>
            </w:pPr>
            <w:r>
              <w:rPr>
                <w:b/>
                <w:sz w:val="12"/>
              </w:rPr>
              <w:t>BIC</w:t>
            </w:r>
          </w:p>
        </w:tc>
        <w:tc>
          <w:tcPr>
            <w:tcW w:w="1800" w:type="dxa"/>
            <w:tcBorders>
              <w:top w:val="single" w:sz="4" w:space="0" w:color="000000"/>
              <w:bottom w:val="single" w:sz="4" w:space="0" w:color="000000"/>
              <w:right w:val="single" w:sz="4" w:space="0" w:color="000000"/>
            </w:tcBorders>
          </w:tcPr>
          <w:p w14:paraId="26DDD340" w14:textId="77777777" w:rsidR="003735F8" w:rsidRDefault="004E0E58">
            <w:pPr>
              <w:pStyle w:val="TableParagraph"/>
              <w:spacing w:before="79"/>
              <w:ind w:left="68" w:right="30"/>
              <w:jc w:val="center"/>
              <w:rPr>
                <w:b/>
                <w:sz w:val="12"/>
              </w:rPr>
            </w:pPr>
            <w:r>
              <w:rPr>
                <w:b/>
                <w:sz w:val="12"/>
              </w:rPr>
              <w:t>model</w:t>
            </w:r>
          </w:p>
        </w:tc>
        <w:tc>
          <w:tcPr>
            <w:tcW w:w="576" w:type="dxa"/>
            <w:tcBorders>
              <w:top w:val="single" w:sz="4" w:space="0" w:color="000000"/>
              <w:left w:val="single" w:sz="4" w:space="0" w:color="000000"/>
              <w:bottom w:val="single" w:sz="4" w:space="0" w:color="000000"/>
              <w:right w:val="single" w:sz="4" w:space="0" w:color="000000"/>
            </w:tcBorders>
          </w:tcPr>
          <w:p w14:paraId="26FE05F5" w14:textId="77777777" w:rsidR="003735F8" w:rsidRDefault="004E0E58">
            <w:pPr>
              <w:pStyle w:val="TableParagraph"/>
              <w:spacing w:before="79"/>
              <w:ind w:left="186"/>
              <w:jc w:val="left"/>
              <w:rPr>
                <w:b/>
                <w:sz w:val="12"/>
              </w:rPr>
            </w:pPr>
            <w:r>
              <w:rPr>
                <w:b/>
                <w:sz w:val="12"/>
              </w:rPr>
              <w:t>AIC</w:t>
            </w:r>
          </w:p>
        </w:tc>
        <w:tc>
          <w:tcPr>
            <w:tcW w:w="581" w:type="dxa"/>
            <w:tcBorders>
              <w:top w:val="single" w:sz="4" w:space="0" w:color="000000"/>
              <w:left w:val="single" w:sz="4" w:space="0" w:color="000000"/>
              <w:bottom w:val="single" w:sz="4" w:space="0" w:color="000000"/>
              <w:right w:val="single" w:sz="4" w:space="0" w:color="000000"/>
            </w:tcBorders>
          </w:tcPr>
          <w:p w14:paraId="7A375B52" w14:textId="77777777" w:rsidR="003735F8" w:rsidRDefault="004E0E58">
            <w:pPr>
              <w:pStyle w:val="TableParagraph"/>
              <w:spacing w:before="79"/>
              <w:ind w:left="158"/>
              <w:jc w:val="left"/>
              <w:rPr>
                <w:b/>
                <w:sz w:val="12"/>
              </w:rPr>
            </w:pPr>
            <w:r>
              <w:rPr>
                <w:b/>
                <w:sz w:val="12"/>
              </w:rPr>
              <w:t>AICc</w:t>
            </w:r>
          </w:p>
        </w:tc>
        <w:tc>
          <w:tcPr>
            <w:tcW w:w="581" w:type="dxa"/>
            <w:tcBorders>
              <w:top w:val="single" w:sz="4" w:space="0" w:color="000000"/>
              <w:left w:val="single" w:sz="4" w:space="0" w:color="000000"/>
              <w:bottom w:val="single" w:sz="4" w:space="0" w:color="000000"/>
            </w:tcBorders>
          </w:tcPr>
          <w:p w14:paraId="38B75865" w14:textId="77777777" w:rsidR="003735F8" w:rsidRDefault="004E0E58">
            <w:pPr>
              <w:pStyle w:val="TableParagraph"/>
              <w:spacing w:before="79"/>
              <w:ind w:left="191"/>
              <w:jc w:val="left"/>
              <w:rPr>
                <w:b/>
                <w:sz w:val="12"/>
              </w:rPr>
            </w:pPr>
            <w:r>
              <w:rPr>
                <w:b/>
                <w:sz w:val="12"/>
              </w:rPr>
              <w:t>BIC</w:t>
            </w:r>
          </w:p>
        </w:tc>
        <w:tc>
          <w:tcPr>
            <w:tcW w:w="1800" w:type="dxa"/>
            <w:tcBorders>
              <w:top w:val="single" w:sz="4" w:space="0" w:color="000000"/>
              <w:bottom w:val="single" w:sz="4" w:space="0" w:color="000000"/>
              <w:right w:val="single" w:sz="4" w:space="0" w:color="000000"/>
            </w:tcBorders>
          </w:tcPr>
          <w:p w14:paraId="6CC6DB0D" w14:textId="77777777" w:rsidR="003735F8" w:rsidRDefault="004E0E58">
            <w:pPr>
              <w:pStyle w:val="TableParagraph"/>
              <w:spacing w:before="79"/>
              <w:ind w:left="68" w:right="21"/>
              <w:jc w:val="center"/>
              <w:rPr>
                <w:b/>
                <w:sz w:val="12"/>
              </w:rPr>
            </w:pPr>
            <w:r>
              <w:rPr>
                <w:b/>
                <w:sz w:val="12"/>
              </w:rPr>
              <w:t>model</w:t>
            </w:r>
          </w:p>
        </w:tc>
        <w:tc>
          <w:tcPr>
            <w:tcW w:w="581" w:type="dxa"/>
            <w:tcBorders>
              <w:top w:val="single" w:sz="4" w:space="0" w:color="000000"/>
              <w:left w:val="single" w:sz="4" w:space="0" w:color="000000"/>
              <w:bottom w:val="single" w:sz="4" w:space="0" w:color="000000"/>
              <w:right w:val="single" w:sz="4" w:space="0" w:color="000000"/>
            </w:tcBorders>
          </w:tcPr>
          <w:p w14:paraId="23CE830D" w14:textId="77777777" w:rsidR="003735F8" w:rsidRDefault="004E0E58">
            <w:pPr>
              <w:pStyle w:val="TableParagraph"/>
              <w:spacing w:before="79"/>
              <w:ind w:left="191"/>
              <w:jc w:val="left"/>
              <w:rPr>
                <w:b/>
                <w:sz w:val="12"/>
              </w:rPr>
            </w:pPr>
            <w:r>
              <w:rPr>
                <w:b/>
                <w:sz w:val="12"/>
              </w:rPr>
              <w:t>AIC</w:t>
            </w:r>
          </w:p>
        </w:tc>
        <w:tc>
          <w:tcPr>
            <w:tcW w:w="581" w:type="dxa"/>
            <w:tcBorders>
              <w:top w:val="single" w:sz="4" w:space="0" w:color="000000"/>
              <w:left w:val="single" w:sz="4" w:space="0" w:color="000000"/>
              <w:bottom w:val="single" w:sz="4" w:space="0" w:color="000000"/>
              <w:right w:val="single" w:sz="4" w:space="0" w:color="000000"/>
            </w:tcBorders>
          </w:tcPr>
          <w:p w14:paraId="448650FB" w14:textId="77777777" w:rsidR="003735F8" w:rsidRDefault="004E0E58">
            <w:pPr>
              <w:pStyle w:val="TableParagraph"/>
              <w:spacing w:before="79"/>
              <w:ind w:left="157"/>
              <w:jc w:val="left"/>
              <w:rPr>
                <w:b/>
                <w:sz w:val="12"/>
              </w:rPr>
            </w:pPr>
            <w:r>
              <w:rPr>
                <w:b/>
                <w:sz w:val="12"/>
              </w:rPr>
              <w:t>AICc</w:t>
            </w:r>
          </w:p>
        </w:tc>
        <w:tc>
          <w:tcPr>
            <w:tcW w:w="581" w:type="dxa"/>
            <w:tcBorders>
              <w:top w:val="single" w:sz="4" w:space="0" w:color="000000"/>
              <w:left w:val="single" w:sz="4" w:space="0" w:color="000000"/>
              <w:bottom w:val="single" w:sz="4" w:space="0" w:color="000000"/>
            </w:tcBorders>
          </w:tcPr>
          <w:p w14:paraId="6FDD7D0E" w14:textId="77777777" w:rsidR="003735F8" w:rsidRDefault="004E0E58">
            <w:pPr>
              <w:pStyle w:val="TableParagraph"/>
              <w:spacing w:before="79"/>
              <w:ind w:left="190"/>
              <w:jc w:val="left"/>
              <w:rPr>
                <w:b/>
                <w:sz w:val="12"/>
              </w:rPr>
            </w:pPr>
            <w:r>
              <w:rPr>
                <w:b/>
                <w:sz w:val="12"/>
              </w:rPr>
              <w:t>BIC</w:t>
            </w:r>
          </w:p>
        </w:tc>
      </w:tr>
      <w:tr w:rsidR="003735F8" w14:paraId="3FBC69F0" w14:textId="77777777">
        <w:trPr>
          <w:trHeight w:val="302"/>
        </w:trPr>
        <w:tc>
          <w:tcPr>
            <w:tcW w:w="1800" w:type="dxa"/>
            <w:tcBorders>
              <w:top w:val="single" w:sz="4" w:space="0" w:color="000000"/>
              <w:bottom w:val="single" w:sz="4" w:space="0" w:color="000000"/>
              <w:right w:val="single" w:sz="4" w:space="0" w:color="000000"/>
            </w:tcBorders>
          </w:tcPr>
          <w:p w14:paraId="4857FB34" w14:textId="77777777" w:rsidR="003735F8" w:rsidRDefault="004E0E58">
            <w:pPr>
              <w:pStyle w:val="TableParagraph"/>
              <w:spacing w:before="84"/>
              <w:ind w:left="68" w:right="53"/>
              <w:jc w:val="center"/>
              <w:rPr>
                <w:sz w:val="12"/>
              </w:rPr>
            </w:pPr>
            <w:r>
              <w:rPr>
                <w:sz w:val="12"/>
              </w:rPr>
              <w:t>ARIMA_without_covariate</w:t>
            </w:r>
          </w:p>
        </w:tc>
        <w:tc>
          <w:tcPr>
            <w:tcW w:w="581" w:type="dxa"/>
            <w:tcBorders>
              <w:top w:val="single" w:sz="4" w:space="0" w:color="000000"/>
              <w:left w:val="single" w:sz="4" w:space="0" w:color="000000"/>
              <w:bottom w:val="single" w:sz="4" w:space="0" w:color="000000"/>
              <w:right w:val="single" w:sz="4" w:space="0" w:color="000000"/>
            </w:tcBorders>
          </w:tcPr>
          <w:p w14:paraId="724CC39E" w14:textId="77777777" w:rsidR="003735F8" w:rsidRDefault="004E0E58">
            <w:pPr>
              <w:pStyle w:val="TableParagraph"/>
              <w:spacing w:before="84"/>
              <w:ind w:left="91" w:right="72"/>
              <w:jc w:val="center"/>
              <w:rPr>
                <w:sz w:val="12"/>
              </w:rPr>
            </w:pPr>
            <w:r>
              <w:rPr>
                <w:sz w:val="12"/>
              </w:rPr>
              <w:t>447.74</w:t>
            </w:r>
          </w:p>
        </w:tc>
        <w:tc>
          <w:tcPr>
            <w:tcW w:w="581" w:type="dxa"/>
            <w:tcBorders>
              <w:top w:val="single" w:sz="4" w:space="0" w:color="000000"/>
              <w:left w:val="single" w:sz="4" w:space="0" w:color="000000"/>
              <w:bottom w:val="single" w:sz="4" w:space="0" w:color="000000"/>
              <w:right w:val="single" w:sz="4" w:space="0" w:color="000000"/>
            </w:tcBorders>
          </w:tcPr>
          <w:p w14:paraId="05F97A6A" w14:textId="77777777" w:rsidR="003735F8" w:rsidRDefault="004E0E58">
            <w:pPr>
              <w:pStyle w:val="TableParagraph"/>
              <w:spacing w:before="84"/>
              <w:ind w:left="111"/>
              <w:jc w:val="left"/>
              <w:rPr>
                <w:sz w:val="12"/>
              </w:rPr>
            </w:pPr>
            <w:r>
              <w:rPr>
                <w:sz w:val="12"/>
              </w:rPr>
              <w:t>447.93</w:t>
            </w:r>
          </w:p>
        </w:tc>
        <w:tc>
          <w:tcPr>
            <w:tcW w:w="581" w:type="dxa"/>
            <w:tcBorders>
              <w:top w:val="single" w:sz="4" w:space="0" w:color="000000"/>
              <w:left w:val="single" w:sz="4" w:space="0" w:color="000000"/>
              <w:bottom w:val="single" w:sz="4" w:space="0" w:color="000000"/>
            </w:tcBorders>
          </w:tcPr>
          <w:p w14:paraId="4ED9EB48" w14:textId="77777777" w:rsidR="003735F8" w:rsidRDefault="004E0E58">
            <w:pPr>
              <w:pStyle w:val="TableParagraph"/>
              <w:spacing w:before="84"/>
              <w:ind w:left="90" w:right="67"/>
              <w:jc w:val="center"/>
              <w:rPr>
                <w:sz w:val="12"/>
              </w:rPr>
            </w:pPr>
            <w:r>
              <w:rPr>
                <w:sz w:val="12"/>
              </w:rPr>
              <w:t>452.15</w:t>
            </w:r>
          </w:p>
        </w:tc>
        <w:tc>
          <w:tcPr>
            <w:tcW w:w="1800" w:type="dxa"/>
            <w:tcBorders>
              <w:top w:val="single" w:sz="4" w:space="0" w:color="000000"/>
              <w:bottom w:val="single" w:sz="4" w:space="0" w:color="000000"/>
              <w:right w:val="single" w:sz="4" w:space="0" w:color="000000"/>
            </w:tcBorders>
          </w:tcPr>
          <w:p w14:paraId="1923FA88" w14:textId="77777777" w:rsidR="003735F8" w:rsidRDefault="004E0E58">
            <w:pPr>
              <w:pStyle w:val="TableParagraph"/>
              <w:spacing w:before="84"/>
              <w:ind w:left="63" w:right="58"/>
              <w:jc w:val="center"/>
              <w:rPr>
                <w:sz w:val="12"/>
              </w:rPr>
            </w:pPr>
            <w:r>
              <w:rPr>
                <w:sz w:val="12"/>
              </w:rPr>
              <w:t>ARIMA_without_covariate</w:t>
            </w:r>
          </w:p>
        </w:tc>
        <w:tc>
          <w:tcPr>
            <w:tcW w:w="576" w:type="dxa"/>
            <w:tcBorders>
              <w:top w:val="single" w:sz="4" w:space="0" w:color="000000"/>
              <w:left w:val="single" w:sz="4" w:space="0" w:color="000000"/>
              <w:bottom w:val="single" w:sz="4" w:space="0" w:color="000000"/>
              <w:right w:val="single" w:sz="4" w:space="0" w:color="000000"/>
            </w:tcBorders>
          </w:tcPr>
          <w:p w14:paraId="144EF0ED" w14:textId="77777777" w:rsidR="003735F8" w:rsidRDefault="004E0E58">
            <w:pPr>
              <w:pStyle w:val="TableParagraph"/>
              <w:spacing w:before="84"/>
              <w:ind w:left="184"/>
              <w:jc w:val="left"/>
              <w:rPr>
                <w:sz w:val="12"/>
              </w:rPr>
            </w:pPr>
            <w:r>
              <w:rPr>
                <w:sz w:val="12"/>
              </w:rPr>
              <w:t>359.90</w:t>
            </w:r>
          </w:p>
        </w:tc>
        <w:tc>
          <w:tcPr>
            <w:tcW w:w="581" w:type="dxa"/>
            <w:tcBorders>
              <w:top w:val="single" w:sz="4" w:space="0" w:color="000000"/>
              <w:left w:val="single" w:sz="4" w:space="0" w:color="000000"/>
              <w:bottom w:val="single" w:sz="4" w:space="0" w:color="000000"/>
              <w:right w:val="single" w:sz="4" w:space="0" w:color="000000"/>
            </w:tcBorders>
          </w:tcPr>
          <w:p w14:paraId="337D6C72" w14:textId="77777777" w:rsidR="003735F8" w:rsidRDefault="004E0E58">
            <w:pPr>
              <w:pStyle w:val="TableParagraph"/>
              <w:spacing w:before="84"/>
              <w:ind w:left="189"/>
              <w:jc w:val="left"/>
              <w:rPr>
                <w:sz w:val="12"/>
              </w:rPr>
            </w:pPr>
            <w:r>
              <w:rPr>
                <w:sz w:val="12"/>
              </w:rPr>
              <w:t>360.10</w:t>
            </w:r>
          </w:p>
        </w:tc>
        <w:tc>
          <w:tcPr>
            <w:tcW w:w="581" w:type="dxa"/>
            <w:tcBorders>
              <w:top w:val="single" w:sz="4" w:space="0" w:color="000000"/>
              <w:left w:val="single" w:sz="4" w:space="0" w:color="000000"/>
              <w:bottom w:val="single" w:sz="4" w:space="0" w:color="000000"/>
            </w:tcBorders>
          </w:tcPr>
          <w:p w14:paraId="6DB61BAA" w14:textId="77777777" w:rsidR="003735F8" w:rsidRDefault="004E0E58">
            <w:pPr>
              <w:pStyle w:val="TableParagraph"/>
              <w:spacing w:before="84"/>
              <w:ind w:left="189"/>
              <w:jc w:val="left"/>
              <w:rPr>
                <w:sz w:val="12"/>
              </w:rPr>
            </w:pPr>
            <w:r>
              <w:rPr>
                <w:sz w:val="12"/>
              </w:rPr>
              <w:t>364.16</w:t>
            </w:r>
          </w:p>
        </w:tc>
        <w:tc>
          <w:tcPr>
            <w:tcW w:w="1800" w:type="dxa"/>
            <w:tcBorders>
              <w:top w:val="single" w:sz="4" w:space="0" w:color="000000"/>
              <w:bottom w:val="single" w:sz="4" w:space="0" w:color="000000"/>
              <w:right w:val="single" w:sz="4" w:space="0" w:color="000000"/>
            </w:tcBorders>
          </w:tcPr>
          <w:p w14:paraId="7E50492E" w14:textId="77777777" w:rsidR="003735F8" w:rsidRDefault="004E0E58">
            <w:pPr>
              <w:pStyle w:val="TableParagraph"/>
              <w:spacing w:before="84"/>
              <w:ind w:left="68" w:right="55"/>
              <w:jc w:val="center"/>
              <w:rPr>
                <w:sz w:val="12"/>
              </w:rPr>
            </w:pPr>
            <w:r>
              <w:rPr>
                <w:sz w:val="12"/>
              </w:rPr>
              <w:t>ARIMA_without_covariate</w:t>
            </w:r>
          </w:p>
        </w:tc>
        <w:tc>
          <w:tcPr>
            <w:tcW w:w="581" w:type="dxa"/>
            <w:tcBorders>
              <w:top w:val="single" w:sz="4" w:space="0" w:color="000000"/>
              <w:left w:val="single" w:sz="4" w:space="0" w:color="000000"/>
              <w:bottom w:val="single" w:sz="4" w:space="0" w:color="000000"/>
              <w:right w:val="single" w:sz="4" w:space="0" w:color="000000"/>
            </w:tcBorders>
          </w:tcPr>
          <w:p w14:paraId="691476CC" w14:textId="77777777" w:rsidR="003735F8" w:rsidRDefault="004E0E58">
            <w:pPr>
              <w:pStyle w:val="TableParagraph"/>
              <w:spacing w:before="84"/>
              <w:ind w:left="189"/>
              <w:jc w:val="left"/>
              <w:rPr>
                <w:sz w:val="12"/>
              </w:rPr>
            </w:pPr>
            <w:r>
              <w:rPr>
                <w:sz w:val="12"/>
              </w:rPr>
              <w:t>813.41</w:t>
            </w:r>
          </w:p>
        </w:tc>
        <w:tc>
          <w:tcPr>
            <w:tcW w:w="581" w:type="dxa"/>
            <w:tcBorders>
              <w:top w:val="single" w:sz="4" w:space="0" w:color="000000"/>
              <w:left w:val="single" w:sz="4" w:space="0" w:color="000000"/>
              <w:bottom w:val="single" w:sz="4" w:space="0" w:color="000000"/>
              <w:right w:val="single" w:sz="4" w:space="0" w:color="000000"/>
            </w:tcBorders>
          </w:tcPr>
          <w:p w14:paraId="511E7183" w14:textId="77777777" w:rsidR="003735F8" w:rsidRDefault="004E0E58">
            <w:pPr>
              <w:pStyle w:val="TableParagraph"/>
              <w:spacing w:before="84"/>
              <w:ind w:left="189"/>
              <w:jc w:val="left"/>
              <w:rPr>
                <w:sz w:val="12"/>
              </w:rPr>
            </w:pPr>
            <w:r>
              <w:rPr>
                <w:sz w:val="12"/>
              </w:rPr>
              <w:t>813.53</w:t>
            </w:r>
          </w:p>
        </w:tc>
        <w:tc>
          <w:tcPr>
            <w:tcW w:w="581" w:type="dxa"/>
            <w:tcBorders>
              <w:top w:val="single" w:sz="4" w:space="0" w:color="000000"/>
              <w:left w:val="single" w:sz="4" w:space="0" w:color="000000"/>
              <w:bottom w:val="single" w:sz="4" w:space="0" w:color="000000"/>
            </w:tcBorders>
          </w:tcPr>
          <w:p w14:paraId="17F57CAB" w14:textId="77777777" w:rsidR="003735F8" w:rsidRDefault="004E0E58">
            <w:pPr>
              <w:pStyle w:val="TableParagraph"/>
              <w:spacing w:before="84"/>
              <w:ind w:left="188"/>
              <w:jc w:val="left"/>
              <w:rPr>
                <w:sz w:val="12"/>
              </w:rPr>
            </w:pPr>
            <w:r>
              <w:rPr>
                <w:sz w:val="12"/>
              </w:rPr>
              <w:t>818.76</w:t>
            </w:r>
          </w:p>
        </w:tc>
      </w:tr>
      <w:tr w:rsidR="003735F8" w14:paraId="628656C7" w14:textId="77777777">
        <w:trPr>
          <w:trHeight w:val="302"/>
        </w:trPr>
        <w:tc>
          <w:tcPr>
            <w:tcW w:w="1800" w:type="dxa"/>
            <w:tcBorders>
              <w:top w:val="single" w:sz="4" w:space="0" w:color="000000"/>
              <w:bottom w:val="single" w:sz="4" w:space="0" w:color="000000"/>
              <w:right w:val="single" w:sz="4" w:space="0" w:color="000000"/>
            </w:tcBorders>
          </w:tcPr>
          <w:p w14:paraId="3A38F068" w14:textId="77777777" w:rsidR="003735F8" w:rsidRDefault="004E0E58">
            <w:pPr>
              <w:pStyle w:val="TableParagraph"/>
              <w:spacing w:before="84"/>
              <w:ind w:left="68" w:right="53"/>
              <w:jc w:val="center"/>
              <w:rPr>
                <w:sz w:val="12"/>
              </w:rPr>
            </w:pPr>
            <w:r>
              <w:rPr>
                <w:sz w:val="12"/>
              </w:rPr>
              <w:t>ARIMA_with_covariates</w:t>
            </w:r>
          </w:p>
        </w:tc>
        <w:tc>
          <w:tcPr>
            <w:tcW w:w="581" w:type="dxa"/>
            <w:tcBorders>
              <w:top w:val="single" w:sz="4" w:space="0" w:color="000000"/>
              <w:left w:val="single" w:sz="4" w:space="0" w:color="000000"/>
              <w:bottom w:val="single" w:sz="4" w:space="0" w:color="000000"/>
              <w:right w:val="single" w:sz="4" w:space="0" w:color="000000"/>
            </w:tcBorders>
          </w:tcPr>
          <w:p w14:paraId="356BA5EA" w14:textId="77777777" w:rsidR="003735F8" w:rsidRDefault="004E0E58">
            <w:pPr>
              <w:pStyle w:val="TableParagraph"/>
              <w:spacing w:before="84"/>
              <w:ind w:left="91" w:right="72"/>
              <w:jc w:val="center"/>
              <w:rPr>
                <w:sz w:val="12"/>
              </w:rPr>
            </w:pPr>
            <w:r>
              <w:rPr>
                <w:sz w:val="12"/>
              </w:rPr>
              <w:t>388.29</w:t>
            </w:r>
          </w:p>
        </w:tc>
        <w:tc>
          <w:tcPr>
            <w:tcW w:w="581" w:type="dxa"/>
            <w:tcBorders>
              <w:top w:val="single" w:sz="4" w:space="0" w:color="000000"/>
              <w:left w:val="single" w:sz="4" w:space="0" w:color="000000"/>
              <w:bottom w:val="single" w:sz="4" w:space="0" w:color="000000"/>
              <w:right w:val="single" w:sz="4" w:space="0" w:color="000000"/>
            </w:tcBorders>
          </w:tcPr>
          <w:p w14:paraId="7DC8DD91" w14:textId="77777777" w:rsidR="003735F8" w:rsidRDefault="004E0E58">
            <w:pPr>
              <w:pStyle w:val="TableParagraph"/>
              <w:spacing w:before="84"/>
              <w:ind w:left="111"/>
              <w:jc w:val="left"/>
              <w:rPr>
                <w:sz w:val="12"/>
              </w:rPr>
            </w:pPr>
            <w:r>
              <w:rPr>
                <w:sz w:val="12"/>
              </w:rPr>
              <w:t>389.27</w:t>
            </w:r>
          </w:p>
        </w:tc>
        <w:tc>
          <w:tcPr>
            <w:tcW w:w="581" w:type="dxa"/>
            <w:tcBorders>
              <w:top w:val="single" w:sz="4" w:space="0" w:color="000000"/>
              <w:left w:val="single" w:sz="4" w:space="0" w:color="000000"/>
              <w:bottom w:val="single" w:sz="4" w:space="0" w:color="000000"/>
            </w:tcBorders>
          </w:tcPr>
          <w:p w14:paraId="1DE90288" w14:textId="77777777" w:rsidR="003735F8" w:rsidRDefault="004E0E58">
            <w:pPr>
              <w:pStyle w:val="TableParagraph"/>
              <w:spacing w:before="84"/>
              <w:ind w:left="90" w:right="67"/>
              <w:jc w:val="center"/>
              <w:rPr>
                <w:sz w:val="12"/>
              </w:rPr>
            </w:pPr>
            <w:r>
              <w:rPr>
                <w:sz w:val="12"/>
              </w:rPr>
              <w:t>399.31</w:t>
            </w:r>
          </w:p>
        </w:tc>
        <w:tc>
          <w:tcPr>
            <w:tcW w:w="1800" w:type="dxa"/>
            <w:tcBorders>
              <w:top w:val="single" w:sz="4" w:space="0" w:color="000000"/>
              <w:bottom w:val="single" w:sz="4" w:space="0" w:color="000000"/>
              <w:right w:val="single" w:sz="4" w:space="0" w:color="000000"/>
            </w:tcBorders>
          </w:tcPr>
          <w:p w14:paraId="0F12E2D1" w14:textId="77777777" w:rsidR="003735F8" w:rsidRDefault="004E0E58">
            <w:pPr>
              <w:pStyle w:val="TableParagraph"/>
              <w:spacing w:before="84"/>
              <w:ind w:left="63" w:right="58"/>
              <w:jc w:val="center"/>
              <w:rPr>
                <w:sz w:val="12"/>
              </w:rPr>
            </w:pPr>
            <w:r>
              <w:rPr>
                <w:sz w:val="12"/>
              </w:rPr>
              <w:t>ARIMA_with_covariates</w:t>
            </w:r>
          </w:p>
        </w:tc>
        <w:tc>
          <w:tcPr>
            <w:tcW w:w="576" w:type="dxa"/>
            <w:tcBorders>
              <w:top w:val="single" w:sz="4" w:space="0" w:color="000000"/>
              <w:left w:val="single" w:sz="4" w:space="0" w:color="000000"/>
              <w:bottom w:val="single" w:sz="4" w:space="0" w:color="000000"/>
              <w:right w:val="single" w:sz="4" w:space="0" w:color="000000"/>
            </w:tcBorders>
          </w:tcPr>
          <w:p w14:paraId="6294235F" w14:textId="77777777" w:rsidR="003735F8" w:rsidRDefault="004E0E58">
            <w:pPr>
              <w:pStyle w:val="TableParagraph"/>
              <w:spacing w:before="84"/>
              <w:ind w:left="184"/>
              <w:jc w:val="left"/>
              <w:rPr>
                <w:sz w:val="12"/>
              </w:rPr>
            </w:pPr>
            <w:r>
              <w:rPr>
                <w:sz w:val="12"/>
              </w:rPr>
              <w:t>314.39</w:t>
            </w:r>
          </w:p>
        </w:tc>
        <w:tc>
          <w:tcPr>
            <w:tcW w:w="581" w:type="dxa"/>
            <w:tcBorders>
              <w:top w:val="single" w:sz="4" w:space="0" w:color="000000"/>
              <w:left w:val="single" w:sz="4" w:space="0" w:color="000000"/>
              <w:bottom w:val="single" w:sz="4" w:space="0" w:color="000000"/>
              <w:right w:val="single" w:sz="4" w:space="0" w:color="000000"/>
            </w:tcBorders>
          </w:tcPr>
          <w:p w14:paraId="681DDD3C" w14:textId="77777777" w:rsidR="003735F8" w:rsidRDefault="004E0E58">
            <w:pPr>
              <w:pStyle w:val="TableParagraph"/>
              <w:spacing w:before="84"/>
              <w:ind w:left="189"/>
              <w:jc w:val="left"/>
              <w:rPr>
                <w:sz w:val="12"/>
              </w:rPr>
            </w:pPr>
            <w:r>
              <w:rPr>
                <w:sz w:val="12"/>
              </w:rPr>
              <w:t>315.09</w:t>
            </w:r>
          </w:p>
        </w:tc>
        <w:tc>
          <w:tcPr>
            <w:tcW w:w="581" w:type="dxa"/>
            <w:tcBorders>
              <w:top w:val="single" w:sz="4" w:space="0" w:color="000000"/>
              <w:left w:val="single" w:sz="4" w:space="0" w:color="000000"/>
              <w:bottom w:val="single" w:sz="4" w:space="0" w:color="000000"/>
            </w:tcBorders>
          </w:tcPr>
          <w:p w14:paraId="5CBD2BF3" w14:textId="77777777" w:rsidR="003735F8" w:rsidRDefault="004E0E58">
            <w:pPr>
              <w:pStyle w:val="TableParagraph"/>
              <w:spacing w:before="84"/>
              <w:ind w:left="189"/>
              <w:jc w:val="left"/>
              <w:rPr>
                <w:sz w:val="12"/>
              </w:rPr>
            </w:pPr>
            <w:r>
              <w:rPr>
                <w:sz w:val="12"/>
              </w:rPr>
              <w:t>322.90</w:t>
            </w:r>
          </w:p>
        </w:tc>
        <w:tc>
          <w:tcPr>
            <w:tcW w:w="1800" w:type="dxa"/>
            <w:tcBorders>
              <w:top w:val="single" w:sz="4" w:space="0" w:color="000000"/>
              <w:bottom w:val="single" w:sz="4" w:space="0" w:color="000000"/>
              <w:right w:val="single" w:sz="4" w:space="0" w:color="000000"/>
            </w:tcBorders>
          </w:tcPr>
          <w:p w14:paraId="604BEB5B" w14:textId="77777777" w:rsidR="003735F8" w:rsidRDefault="004E0E58">
            <w:pPr>
              <w:pStyle w:val="TableParagraph"/>
              <w:spacing w:before="84"/>
              <w:ind w:left="68" w:right="55"/>
              <w:jc w:val="center"/>
              <w:rPr>
                <w:sz w:val="12"/>
              </w:rPr>
            </w:pPr>
            <w:r>
              <w:rPr>
                <w:sz w:val="12"/>
              </w:rPr>
              <w:t>ARIMA_with_covariates</w:t>
            </w:r>
          </w:p>
        </w:tc>
        <w:tc>
          <w:tcPr>
            <w:tcW w:w="581" w:type="dxa"/>
            <w:tcBorders>
              <w:top w:val="single" w:sz="4" w:space="0" w:color="000000"/>
              <w:left w:val="single" w:sz="4" w:space="0" w:color="000000"/>
              <w:bottom w:val="single" w:sz="4" w:space="0" w:color="000000"/>
              <w:right w:val="single" w:sz="4" w:space="0" w:color="000000"/>
            </w:tcBorders>
          </w:tcPr>
          <w:p w14:paraId="5B90F958" w14:textId="77777777" w:rsidR="003735F8" w:rsidRDefault="004E0E58">
            <w:pPr>
              <w:pStyle w:val="TableParagraph"/>
              <w:spacing w:before="84"/>
              <w:ind w:left="189"/>
              <w:jc w:val="left"/>
              <w:rPr>
                <w:sz w:val="12"/>
              </w:rPr>
            </w:pPr>
            <w:r>
              <w:rPr>
                <w:sz w:val="12"/>
              </w:rPr>
              <w:t>737.08</w:t>
            </w:r>
          </w:p>
        </w:tc>
        <w:tc>
          <w:tcPr>
            <w:tcW w:w="581" w:type="dxa"/>
            <w:tcBorders>
              <w:top w:val="single" w:sz="4" w:space="0" w:color="000000"/>
              <w:left w:val="single" w:sz="4" w:space="0" w:color="000000"/>
              <w:bottom w:val="single" w:sz="4" w:space="0" w:color="000000"/>
              <w:right w:val="single" w:sz="4" w:space="0" w:color="000000"/>
            </w:tcBorders>
          </w:tcPr>
          <w:p w14:paraId="63BA8566" w14:textId="77777777" w:rsidR="003735F8" w:rsidRDefault="004E0E58">
            <w:pPr>
              <w:pStyle w:val="TableParagraph"/>
              <w:spacing w:before="84"/>
              <w:ind w:left="189"/>
              <w:jc w:val="left"/>
              <w:rPr>
                <w:sz w:val="12"/>
              </w:rPr>
            </w:pPr>
            <w:r>
              <w:rPr>
                <w:sz w:val="12"/>
              </w:rPr>
              <w:t>737.47</w:t>
            </w:r>
          </w:p>
        </w:tc>
        <w:tc>
          <w:tcPr>
            <w:tcW w:w="581" w:type="dxa"/>
            <w:tcBorders>
              <w:top w:val="single" w:sz="4" w:space="0" w:color="000000"/>
              <w:left w:val="single" w:sz="4" w:space="0" w:color="000000"/>
              <w:bottom w:val="single" w:sz="4" w:space="0" w:color="000000"/>
            </w:tcBorders>
          </w:tcPr>
          <w:p w14:paraId="059C917F" w14:textId="77777777" w:rsidR="003735F8" w:rsidRDefault="004E0E58">
            <w:pPr>
              <w:pStyle w:val="TableParagraph"/>
              <w:spacing w:before="84"/>
              <w:ind w:left="188"/>
              <w:jc w:val="left"/>
              <w:rPr>
                <w:sz w:val="12"/>
              </w:rPr>
            </w:pPr>
            <w:r>
              <w:rPr>
                <w:sz w:val="12"/>
              </w:rPr>
              <w:t>747.77</w:t>
            </w:r>
          </w:p>
        </w:tc>
      </w:tr>
      <w:tr w:rsidR="003735F8" w14:paraId="7464086A" w14:textId="77777777">
        <w:trPr>
          <w:trHeight w:val="297"/>
        </w:trPr>
        <w:tc>
          <w:tcPr>
            <w:tcW w:w="1800" w:type="dxa"/>
            <w:tcBorders>
              <w:top w:val="single" w:sz="4" w:space="0" w:color="000000"/>
              <w:bottom w:val="single" w:sz="4" w:space="0" w:color="000000"/>
              <w:right w:val="single" w:sz="4" w:space="0" w:color="000000"/>
            </w:tcBorders>
          </w:tcPr>
          <w:p w14:paraId="56BBFF7C" w14:textId="77777777" w:rsidR="003735F8" w:rsidRDefault="004E0E58">
            <w:pPr>
              <w:pStyle w:val="TableParagraph"/>
              <w:spacing w:before="79"/>
              <w:ind w:left="68" w:right="53"/>
              <w:jc w:val="center"/>
              <w:rPr>
                <w:sz w:val="12"/>
              </w:rPr>
            </w:pPr>
            <w:r>
              <w:rPr>
                <w:sz w:val="12"/>
              </w:rPr>
              <w:t>ARIMA_with_TMAX_covariate</w:t>
            </w:r>
          </w:p>
        </w:tc>
        <w:tc>
          <w:tcPr>
            <w:tcW w:w="581" w:type="dxa"/>
            <w:tcBorders>
              <w:top w:val="single" w:sz="4" w:space="0" w:color="000000"/>
              <w:left w:val="single" w:sz="4" w:space="0" w:color="000000"/>
              <w:bottom w:val="single" w:sz="4" w:space="0" w:color="000000"/>
              <w:right w:val="single" w:sz="4" w:space="0" w:color="000000"/>
            </w:tcBorders>
          </w:tcPr>
          <w:p w14:paraId="0545272B" w14:textId="77777777" w:rsidR="003735F8" w:rsidRDefault="004E0E58">
            <w:pPr>
              <w:pStyle w:val="TableParagraph"/>
              <w:spacing w:before="79"/>
              <w:ind w:left="91" w:right="72"/>
              <w:jc w:val="center"/>
              <w:rPr>
                <w:sz w:val="12"/>
              </w:rPr>
            </w:pPr>
            <w:r>
              <w:rPr>
                <w:sz w:val="12"/>
              </w:rPr>
              <w:t>395.84</w:t>
            </w:r>
          </w:p>
        </w:tc>
        <w:tc>
          <w:tcPr>
            <w:tcW w:w="581" w:type="dxa"/>
            <w:tcBorders>
              <w:top w:val="single" w:sz="4" w:space="0" w:color="000000"/>
              <w:left w:val="single" w:sz="4" w:space="0" w:color="000000"/>
              <w:bottom w:val="single" w:sz="4" w:space="0" w:color="000000"/>
              <w:right w:val="single" w:sz="4" w:space="0" w:color="000000"/>
            </w:tcBorders>
          </w:tcPr>
          <w:p w14:paraId="48FC5E68" w14:textId="77777777" w:rsidR="003735F8" w:rsidRDefault="004E0E58">
            <w:pPr>
              <w:pStyle w:val="TableParagraph"/>
              <w:spacing w:before="79"/>
              <w:ind w:left="111"/>
              <w:jc w:val="left"/>
              <w:rPr>
                <w:sz w:val="12"/>
              </w:rPr>
            </w:pPr>
            <w:r>
              <w:rPr>
                <w:sz w:val="12"/>
              </w:rPr>
              <w:t>396.48</w:t>
            </w:r>
          </w:p>
        </w:tc>
        <w:tc>
          <w:tcPr>
            <w:tcW w:w="581" w:type="dxa"/>
            <w:tcBorders>
              <w:top w:val="single" w:sz="4" w:space="0" w:color="000000"/>
              <w:left w:val="single" w:sz="4" w:space="0" w:color="000000"/>
              <w:bottom w:val="single" w:sz="4" w:space="0" w:color="000000"/>
            </w:tcBorders>
          </w:tcPr>
          <w:p w14:paraId="14BEA80E" w14:textId="77777777" w:rsidR="003735F8" w:rsidRDefault="004E0E58">
            <w:pPr>
              <w:pStyle w:val="TableParagraph"/>
              <w:spacing w:before="79"/>
              <w:ind w:left="90" w:right="67"/>
              <w:jc w:val="center"/>
              <w:rPr>
                <w:sz w:val="12"/>
              </w:rPr>
            </w:pPr>
            <w:r>
              <w:rPr>
                <w:sz w:val="12"/>
              </w:rPr>
              <w:t>404.72</w:t>
            </w:r>
          </w:p>
        </w:tc>
        <w:tc>
          <w:tcPr>
            <w:tcW w:w="1800" w:type="dxa"/>
            <w:tcBorders>
              <w:top w:val="single" w:sz="4" w:space="0" w:color="000000"/>
              <w:bottom w:val="single" w:sz="4" w:space="0" w:color="000000"/>
              <w:right w:val="single" w:sz="4" w:space="0" w:color="000000"/>
            </w:tcBorders>
          </w:tcPr>
          <w:p w14:paraId="7141E69E" w14:textId="77777777" w:rsidR="003735F8" w:rsidRDefault="004E0E58">
            <w:pPr>
              <w:pStyle w:val="TableParagraph"/>
              <w:spacing w:before="79"/>
              <w:ind w:left="63" w:right="58"/>
              <w:jc w:val="center"/>
              <w:rPr>
                <w:sz w:val="12"/>
              </w:rPr>
            </w:pPr>
            <w:r>
              <w:rPr>
                <w:sz w:val="12"/>
              </w:rPr>
              <w:t>ARIMA_with_TMAX_covariate</w:t>
            </w:r>
          </w:p>
        </w:tc>
        <w:tc>
          <w:tcPr>
            <w:tcW w:w="576" w:type="dxa"/>
            <w:tcBorders>
              <w:top w:val="single" w:sz="4" w:space="0" w:color="000000"/>
              <w:left w:val="single" w:sz="4" w:space="0" w:color="000000"/>
              <w:bottom w:val="single" w:sz="4" w:space="0" w:color="000000"/>
              <w:right w:val="single" w:sz="4" w:space="0" w:color="000000"/>
            </w:tcBorders>
          </w:tcPr>
          <w:p w14:paraId="08392AD2" w14:textId="77777777" w:rsidR="003735F8" w:rsidRDefault="004E0E58">
            <w:pPr>
              <w:pStyle w:val="TableParagraph"/>
              <w:spacing w:before="79"/>
              <w:ind w:left="184"/>
              <w:jc w:val="left"/>
              <w:rPr>
                <w:sz w:val="12"/>
              </w:rPr>
            </w:pPr>
            <w:r>
              <w:rPr>
                <w:sz w:val="12"/>
              </w:rPr>
              <w:t>312.95</w:t>
            </w:r>
          </w:p>
        </w:tc>
        <w:tc>
          <w:tcPr>
            <w:tcW w:w="581" w:type="dxa"/>
            <w:tcBorders>
              <w:top w:val="single" w:sz="4" w:space="0" w:color="000000"/>
              <w:left w:val="single" w:sz="4" w:space="0" w:color="000000"/>
              <w:bottom w:val="single" w:sz="4" w:space="0" w:color="000000"/>
              <w:right w:val="single" w:sz="4" w:space="0" w:color="000000"/>
            </w:tcBorders>
          </w:tcPr>
          <w:p w14:paraId="142C71AA" w14:textId="77777777" w:rsidR="003735F8" w:rsidRDefault="004E0E58">
            <w:pPr>
              <w:pStyle w:val="TableParagraph"/>
              <w:spacing w:before="79"/>
              <w:ind w:left="189"/>
              <w:jc w:val="left"/>
              <w:rPr>
                <w:sz w:val="12"/>
              </w:rPr>
            </w:pPr>
            <w:r>
              <w:rPr>
                <w:sz w:val="12"/>
              </w:rPr>
              <w:t>313.36</w:t>
            </w:r>
          </w:p>
        </w:tc>
        <w:tc>
          <w:tcPr>
            <w:tcW w:w="581" w:type="dxa"/>
            <w:tcBorders>
              <w:top w:val="single" w:sz="4" w:space="0" w:color="000000"/>
              <w:left w:val="single" w:sz="4" w:space="0" w:color="000000"/>
              <w:bottom w:val="single" w:sz="4" w:space="0" w:color="000000"/>
            </w:tcBorders>
          </w:tcPr>
          <w:p w14:paraId="08114327" w14:textId="77777777" w:rsidR="003735F8" w:rsidRDefault="004E0E58">
            <w:pPr>
              <w:pStyle w:val="TableParagraph"/>
              <w:spacing w:before="79"/>
              <w:ind w:left="189"/>
              <w:jc w:val="left"/>
              <w:rPr>
                <w:sz w:val="12"/>
              </w:rPr>
            </w:pPr>
            <w:r>
              <w:rPr>
                <w:sz w:val="12"/>
              </w:rPr>
              <w:t>319.33</w:t>
            </w:r>
          </w:p>
        </w:tc>
        <w:tc>
          <w:tcPr>
            <w:tcW w:w="1800" w:type="dxa"/>
            <w:tcBorders>
              <w:top w:val="single" w:sz="4" w:space="0" w:color="000000"/>
              <w:bottom w:val="single" w:sz="4" w:space="0" w:color="000000"/>
              <w:right w:val="single" w:sz="4" w:space="0" w:color="000000"/>
            </w:tcBorders>
          </w:tcPr>
          <w:p w14:paraId="1949F215" w14:textId="77777777" w:rsidR="003735F8" w:rsidRDefault="004E0E58">
            <w:pPr>
              <w:pStyle w:val="TableParagraph"/>
              <w:spacing w:before="79"/>
              <w:ind w:left="68" w:right="55"/>
              <w:jc w:val="center"/>
              <w:rPr>
                <w:sz w:val="12"/>
              </w:rPr>
            </w:pPr>
            <w:r>
              <w:rPr>
                <w:sz w:val="12"/>
              </w:rPr>
              <w:t>ARIMA_with_TMAX_covariate</w:t>
            </w:r>
          </w:p>
        </w:tc>
        <w:tc>
          <w:tcPr>
            <w:tcW w:w="581" w:type="dxa"/>
            <w:tcBorders>
              <w:top w:val="single" w:sz="4" w:space="0" w:color="000000"/>
              <w:left w:val="single" w:sz="4" w:space="0" w:color="000000"/>
              <w:bottom w:val="single" w:sz="4" w:space="0" w:color="000000"/>
              <w:right w:val="single" w:sz="4" w:space="0" w:color="000000"/>
            </w:tcBorders>
          </w:tcPr>
          <w:p w14:paraId="44D8CAF9" w14:textId="77777777" w:rsidR="003735F8" w:rsidRDefault="004E0E58">
            <w:pPr>
              <w:pStyle w:val="TableParagraph"/>
              <w:spacing w:before="79"/>
              <w:ind w:left="189"/>
              <w:jc w:val="left"/>
              <w:rPr>
                <w:sz w:val="12"/>
              </w:rPr>
            </w:pPr>
            <w:r>
              <w:rPr>
                <w:sz w:val="12"/>
              </w:rPr>
              <w:t>737.06</w:t>
            </w:r>
          </w:p>
        </w:tc>
        <w:tc>
          <w:tcPr>
            <w:tcW w:w="581" w:type="dxa"/>
            <w:tcBorders>
              <w:top w:val="single" w:sz="4" w:space="0" w:color="000000"/>
              <w:left w:val="single" w:sz="4" w:space="0" w:color="000000"/>
              <w:bottom w:val="single" w:sz="4" w:space="0" w:color="000000"/>
              <w:right w:val="single" w:sz="4" w:space="0" w:color="000000"/>
            </w:tcBorders>
          </w:tcPr>
          <w:p w14:paraId="4BEF86E7" w14:textId="77777777" w:rsidR="003735F8" w:rsidRDefault="004E0E58">
            <w:pPr>
              <w:pStyle w:val="TableParagraph"/>
              <w:spacing w:before="79"/>
              <w:ind w:left="189"/>
              <w:jc w:val="left"/>
              <w:rPr>
                <w:sz w:val="12"/>
              </w:rPr>
            </w:pPr>
            <w:r>
              <w:rPr>
                <w:sz w:val="12"/>
              </w:rPr>
              <w:t>737.29</w:t>
            </w:r>
          </w:p>
        </w:tc>
        <w:tc>
          <w:tcPr>
            <w:tcW w:w="581" w:type="dxa"/>
            <w:tcBorders>
              <w:top w:val="single" w:sz="4" w:space="0" w:color="000000"/>
              <w:left w:val="single" w:sz="4" w:space="0" w:color="000000"/>
              <w:bottom w:val="single" w:sz="4" w:space="0" w:color="000000"/>
            </w:tcBorders>
          </w:tcPr>
          <w:p w14:paraId="3F171A98" w14:textId="77777777" w:rsidR="003735F8" w:rsidRDefault="004E0E58">
            <w:pPr>
              <w:pStyle w:val="TableParagraph"/>
              <w:spacing w:before="79"/>
              <w:ind w:left="188"/>
              <w:jc w:val="left"/>
              <w:rPr>
                <w:sz w:val="12"/>
              </w:rPr>
            </w:pPr>
            <w:r>
              <w:rPr>
                <w:sz w:val="12"/>
              </w:rPr>
              <w:t>745.08</w:t>
            </w:r>
          </w:p>
        </w:tc>
      </w:tr>
      <w:tr w:rsidR="003735F8" w14:paraId="5652A973" w14:textId="77777777">
        <w:trPr>
          <w:trHeight w:val="302"/>
        </w:trPr>
        <w:tc>
          <w:tcPr>
            <w:tcW w:w="1800" w:type="dxa"/>
            <w:tcBorders>
              <w:top w:val="single" w:sz="4" w:space="0" w:color="000000"/>
              <w:bottom w:val="single" w:sz="4" w:space="0" w:color="000000"/>
              <w:right w:val="single" w:sz="4" w:space="0" w:color="000000"/>
            </w:tcBorders>
          </w:tcPr>
          <w:p w14:paraId="3CA3CA7C" w14:textId="77777777" w:rsidR="003735F8" w:rsidRDefault="004E0E58">
            <w:pPr>
              <w:pStyle w:val="TableParagraph"/>
              <w:spacing w:before="84"/>
              <w:ind w:left="68" w:right="53"/>
              <w:jc w:val="center"/>
              <w:rPr>
                <w:sz w:val="12"/>
              </w:rPr>
            </w:pPr>
            <w:r>
              <w:rPr>
                <w:sz w:val="12"/>
              </w:rPr>
              <w:t>ARIMA_with_EMXT_covariate</w:t>
            </w:r>
          </w:p>
        </w:tc>
        <w:tc>
          <w:tcPr>
            <w:tcW w:w="581" w:type="dxa"/>
            <w:tcBorders>
              <w:top w:val="single" w:sz="4" w:space="0" w:color="000000"/>
              <w:left w:val="single" w:sz="4" w:space="0" w:color="000000"/>
              <w:bottom w:val="single" w:sz="4" w:space="0" w:color="000000"/>
              <w:right w:val="single" w:sz="4" w:space="0" w:color="000000"/>
            </w:tcBorders>
          </w:tcPr>
          <w:p w14:paraId="729BDA2D" w14:textId="77777777" w:rsidR="003735F8" w:rsidRDefault="004E0E58">
            <w:pPr>
              <w:pStyle w:val="TableParagraph"/>
              <w:spacing w:before="84"/>
              <w:ind w:left="91" w:right="72"/>
              <w:jc w:val="center"/>
              <w:rPr>
                <w:sz w:val="12"/>
              </w:rPr>
            </w:pPr>
            <w:r>
              <w:rPr>
                <w:sz w:val="12"/>
              </w:rPr>
              <w:t>443.54</w:t>
            </w:r>
          </w:p>
        </w:tc>
        <w:tc>
          <w:tcPr>
            <w:tcW w:w="581" w:type="dxa"/>
            <w:tcBorders>
              <w:top w:val="single" w:sz="4" w:space="0" w:color="000000"/>
              <w:left w:val="single" w:sz="4" w:space="0" w:color="000000"/>
              <w:bottom w:val="single" w:sz="4" w:space="0" w:color="000000"/>
              <w:right w:val="single" w:sz="4" w:space="0" w:color="000000"/>
            </w:tcBorders>
          </w:tcPr>
          <w:p w14:paraId="600DD619" w14:textId="77777777" w:rsidR="003735F8" w:rsidRDefault="004E0E58">
            <w:pPr>
              <w:pStyle w:val="TableParagraph"/>
              <w:spacing w:before="84"/>
              <w:ind w:left="111"/>
              <w:jc w:val="left"/>
              <w:rPr>
                <w:sz w:val="12"/>
              </w:rPr>
            </w:pPr>
            <w:r>
              <w:rPr>
                <w:sz w:val="12"/>
              </w:rPr>
              <w:t>443.92</w:t>
            </w:r>
          </w:p>
        </w:tc>
        <w:tc>
          <w:tcPr>
            <w:tcW w:w="581" w:type="dxa"/>
            <w:tcBorders>
              <w:top w:val="single" w:sz="4" w:space="0" w:color="000000"/>
              <w:left w:val="single" w:sz="4" w:space="0" w:color="000000"/>
              <w:bottom w:val="single" w:sz="4" w:space="0" w:color="000000"/>
            </w:tcBorders>
          </w:tcPr>
          <w:p w14:paraId="0DDB70B3" w14:textId="77777777" w:rsidR="003735F8" w:rsidRDefault="004E0E58">
            <w:pPr>
              <w:pStyle w:val="TableParagraph"/>
              <w:spacing w:before="84"/>
              <w:ind w:left="90" w:right="67"/>
              <w:jc w:val="center"/>
              <w:rPr>
                <w:sz w:val="12"/>
              </w:rPr>
            </w:pPr>
            <w:r>
              <w:rPr>
                <w:sz w:val="12"/>
              </w:rPr>
              <w:t>450.15</w:t>
            </w:r>
          </w:p>
        </w:tc>
        <w:tc>
          <w:tcPr>
            <w:tcW w:w="1800" w:type="dxa"/>
            <w:tcBorders>
              <w:top w:val="single" w:sz="4" w:space="0" w:color="000000"/>
              <w:bottom w:val="single" w:sz="4" w:space="0" w:color="000000"/>
              <w:right w:val="single" w:sz="4" w:space="0" w:color="000000"/>
            </w:tcBorders>
          </w:tcPr>
          <w:p w14:paraId="367F40EB" w14:textId="77777777" w:rsidR="003735F8" w:rsidRDefault="004E0E58">
            <w:pPr>
              <w:pStyle w:val="TableParagraph"/>
              <w:spacing w:before="84"/>
              <w:ind w:left="63" w:right="58"/>
              <w:jc w:val="center"/>
              <w:rPr>
                <w:sz w:val="12"/>
              </w:rPr>
            </w:pPr>
            <w:r>
              <w:rPr>
                <w:sz w:val="12"/>
              </w:rPr>
              <w:t>ARIMA_with_EMXT_covariate</w:t>
            </w:r>
          </w:p>
        </w:tc>
        <w:tc>
          <w:tcPr>
            <w:tcW w:w="576" w:type="dxa"/>
            <w:tcBorders>
              <w:top w:val="single" w:sz="4" w:space="0" w:color="000000"/>
              <w:left w:val="single" w:sz="4" w:space="0" w:color="000000"/>
              <w:bottom w:val="single" w:sz="4" w:space="0" w:color="000000"/>
              <w:right w:val="single" w:sz="4" w:space="0" w:color="000000"/>
            </w:tcBorders>
          </w:tcPr>
          <w:p w14:paraId="4AEA528F" w14:textId="77777777" w:rsidR="003735F8" w:rsidRDefault="004E0E58">
            <w:pPr>
              <w:pStyle w:val="TableParagraph"/>
              <w:spacing w:before="84"/>
              <w:ind w:left="184"/>
              <w:jc w:val="left"/>
              <w:rPr>
                <w:sz w:val="12"/>
              </w:rPr>
            </w:pPr>
            <w:r>
              <w:rPr>
                <w:sz w:val="12"/>
              </w:rPr>
              <w:t>361.53</w:t>
            </w:r>
          </w:p>
        </w:tc>
        <w:tc>
          <w:tcPr>
            <w:tcW w:w="581" w:type="dxa"/>
            <w:tcBorders>
              <w:top w:val="single" w:sz="4" w:space="0" w:color="000000"/>
              <w:left w:val="single" w:sz="4" w:space="0" w:color="000000"/>
              <w:bottom w:val="single" w:sz="4" w:space="0" w:color="000000"/>
              <w:right w:val="single" w:sz="4" w:space="0" w:color="000000"/>
            </w:tcBorders>
          </w:tcPr>
          <w:p w14:paraId="1A6E13F7" w14:textId="77777777" w:rsidR="003735F8" w:rsidRDefault="004E0E58">
            <w:pPr>
              <w:pStyle w:val="TableParagraph"/>
              <w:spacing w:before="84"/>
              <w:ind w:left="189"/>
              <w:jc w:val="left"/>
              <w:rPr>
                <w:sz w:val="12"/>
              </w:rPr>
            </w:pPr>
            <w:r>
              <w:rPr>
                <w:sz w:val="12"/>
              </w:rPr>
              <w:t>361.95</w:t>
            </w:r>
          </w:p>
        </w:tc>
        <w:tc>
          <w:tcPr>
            <w:tcW w:w="581" w:type="dxa"/>
            <w:tcBorders>
              <w:top w:val="single" w:sz="4" w:space="0" w:color="000000"/>
              <w:left w:val="single" w:sz="4" w:space="0" w:color="000000"/>
              <w:bottom w:val="single" w:sz="4" w:space="0" w:color="000000"/>
            </w:tcBorders>
          </w:tcPr>
          <w:p w14:paraId="0C00A04F" w14:textId="77777777" w:rsidR="003735F8" w:rsidRDefault="004E0E58">
            <w:pPr>
              <w:pStyle w:val="TableParagraph"/>
              <w:spacing w:before="84"/>
              <w:ind w:left="189"/>
              <w:jc w:val="left"/>
              <w:rPr>
                <w:sz w:val="12"/>
              </w:rPr>
            </w:pPr>
            <w:r>
              <w:rPr>
                <w:sz w:val="12"/>
              </w:rPr>
              <w:t>367.91</w:t>
            </w:r>
          </w:p>
        </w:tc>
        <w:tc>
          <w:tcPr>
            <w:tcW w:w="1800" w:type="dxa"/>
            <w:tcBorders>
              <w:top w:val="single" w:sz="4" w:space="0" w:color="000000"/>
              <w:bottom w:val="single" w:sz="4" w:space="0" w:color="000000"/>
              <w:right w:val="single" w:sz="4" w:space="0" w:color="000000"/>
            </w:tcBorders>
          </w:tcPr>
          <w:p w14:paraId="0F12A54F" w14:textId="77777777" w:rsidR="003735F8" w:rsidRDefault="004E0E58">
            <w:pPr>
              <w:pStyle w:val="TableParagraph"/>
              <w:spacing w:before="84"/>
              <w:ind w:left="68" w:right="55"/>
              <w:jc w:val="center"/>
              <w:rPr>
                <w:sz w:val="12"/>
              </w:rPr>
            </w:pPr>
            <w:r>
              <w:rPr>
                <w:sz w:val="12"/>
              </w:rPr>
              <w:t>ARIMA_with_EMXT_covariate</w:t>
            </w:r>
          </w:p>
        </w:tc>
        <w:tc>
          <w:tcPr>
            <w:tcW w:w="581" w:type="dxa"/>
            <w:tcBorders>
              <w:top w:val="single" w:sz="4" w:space="0" w:color="000000"/>
              <w:left w:val="single" w:sz="4" w:space="0" w:color="000000"/>
              <w:bottom w:val="single" w:sz="4" w:space="0" w:color="000000"/>
              <w:right w:val="single" w:sz="4" w:space="0" w:color="000000"/>
            </w:tcBorders>
          </w:tcPr>
          <w:p w14:paraId="595C7A6D" w14:textId="77777777" w:rsidR="003735F8" w:rsidRDefault="004E0E58">
            <w:pPr>
              <w:pStyle w:val="TableParagraph"/>
              <w:spacing w:before="84"/>
              <w:ind w:left="189"/>
              <w:jc w:val="left"/>
              <w:rPr>
                <w:sz w:val="12"/>
              </w:rPr>
            </w:pPr>
            <w:r>
              <w:rPr>
                <w:sz w:val="12"/>
              </w:rPr>
              <w:t>812.66</w:t>
            </w:r>
          </w:p>
        </w:tc>
        <w:tc>
          <w:tcPr>
            <w:tcW w:w="581" w:type="dxa"/>
            <w:tcBorders>
              <w:top w:val="single" w:sz="4" w:space="0" w:color="000000"/>
              <w:left w:val="single" w:sz="4" w:space="0" w:color="000000"/>
              <w:bottom w:val="single" w:sz="4" w:space="0" w:color="000000"/>
              <w:right w:val="single" w:sz="4" w:space="0" w:color="000000"/>
            </w:tcBorders>
          </w:tcPr>
          <w:p w14:paraId="4BD18050" w14:textId="77777777" w:rsidR="003735F8" w:rsidRDefault="004E0E58">
            <w:pPr>
              <w:pStyle w:val="TableParagraph"/>
              <w:spacing w:before="84"/>
              <w:ind w:left="189"/>
              <w:jc w:val="left"/>
              <w:rPr>
                <w:sz w:val="12"/>
              </w:rPr>
            </w:pPr>
            <w:r>
              <w:rPr>
                <w:sz w:val="12"/>
              </w:rPr>
              <w:t>812.89</w:t>
            </w:r>
          </w:p>
        </w:tc>
        <w:tc>
          <w:tcPr>
            <w:tcW w:w="581" w:type="dxa"/>
            <w:tcBorders>
              <w:top w:val="single" w:sz="4" w:space="0" w:color="000000"/>
              <w:left w:val="single" w:sz="4" w:space="0" w:color="000000"/>
              <w:bottom w:val="single" w:sz="4" w:space="0" w:color="000000"/>
            </w:tcBorders>
          </w:tcPr>
          <w:p w14:paraId="3F34594D" w14:textId="77777777" w:rsidR="003735F8" w:rsidRDefault="004E0E58">
            <w:pPr>
              <w:pStyle w:val="TableParagraph"/>
              <w:spacing w:before="84"/>
              <w:ind w:left="188"/>
              <w:jc w:val="left"/>
              <w:rPr>
                <w:sz w:val="12"/>
              </w:rPr>
            </w:pPr>
            <w:r>
              <w:rPr>
                <w:sz w:val="12"/>
              </w:rPr>
              <w:t>820.68</w:t>
            </w:r>
          </w:p>
        </w:tc>
      </w:tr>
      <w:tr w:rsidR="003735F8" w14:paraId="67A14C98" w14:textId="77777777">
        <w:trPr>
          <w:trHeight w:val="297"/>
        </w:trPr>
        <w:tc>
          <w:tcPr>
            <w:tcW w:w="1800" w:type="dxa"/>
            <w:tcBorders>
              <w:top w:val="single" w:sz="4" w:space="0" w:color="000000"/>
              <w:bottom w:val="single" w:sz="4" w:space="0" w:color="000000"/>
              <w:right w:val="single" w:sz="4" w:space="0" w:color="000000"/>
            </w:tcBorders>
          </w:tcPr>
          <w:p w14:paraId="3C3B8FBF" w14:textId="77777777" w:rsidR="003735F8" w:rsidRDefault="004E0E58">
            <w:pPr>
              <w:pStyle w:val="TableParagraph"/>
              <w:spacing w:before="79"/>
              <w:ind w:left="68" w:right="53"/>
              <w:jc w:val="center"/>
              <w:rPr>
                <w:sz w:val="12"/>
              </w:rPr>
            </w:pPr>
            <w:r>
              <w:rPr>
                <w:sz w:val="12"/>
              </w:rPr>
              <w:t>TSLM_with_covariates</w:t>
            </w:r>
          </w:p>
        </w:tc>
        <w:tc>
          <w:tcPr>
            <w:tcW w:w="581" w:type="dxa"/>
            <w:tcBorders>
              <w:top w:val="single" w:sz="4" w:space="0" w:color="000000"/>
              <w:left w:val="single" w:sz="4" w:space="0" w:color="000000"/>
              <w:bottom w:val="single" w:sz="4" w:space="0" w:color="000000"/>
              <w:right w:val="single" w:sz="4" w:space="0" w:color="000000"/>
            </w:tcBorders>
          </w:tcPr>
          <w:p w14:paraId="54066C99" w14:textId="77777777" w:rsidR="003735F8" w:rsidRDefault="004E0E58">
            <w:pPr>
              <w:pStyle w:val="TableParagraph"/>
              <w:spacing w:before="79"/>
              <w:ind w:left="91" w:right="72"/>
              <w:jc w:val="center"/>
              <w:rPr>
                <w:sz w:val="12"/>
              </w:rPr>
            </w:pPr>
            <w:r>
              <w:rPr>
                <w:sz w:val="12"/>
              </w:rPr>
              <w:t>206.83</w:t>
            </w:r>
          </w:p>
        </w:tc>
        <w:tc>
          <w:tcPr>
            <w:tcW w:w="581" w:type="dxa"/>
            <w:tcBorders>
              <w:top w:val="single" w:sz="4" w:space="0" w:color="000000"/>
              <w:left w:val="single" w:sz="4" w:space="0" w:color="000000"/>
              <w:bottom w:val="single" w:sz="4" w:space="0" w:color="000000"/>
              <w:right w:val="single" w:sz="4" w:space="0" w:color="000000"/>
            </w:tcBorders>
          </w:tcPr>
          <w:p w14:paraId="15811E19" w14:textId="77777777" w:rsidR="003735F8" w:rsidRDefault="004E0E58">
            <w:pPr>
              <w:pStyle w:val="TableParagraph"/>
              <w:spacing w:before="79"/>
              <w:ind w:left="111"/>
              <w:jc w:val="left"/>
              <w:rPr>
                <w:sz w:val="12"/>
              </w:rPr>
            </w:pPr>
            <w:r>
              <w:rPr>
                <w:sz w:val="12"/>
              </w:rPr>
              <w:t>207.80</w:t>
            </w:r>
          </w:p>
        </w:tc>
        <w:tc>
          <w:tcPr>
            <w:tcW w:w="581" w:type="dxa"/>
            <w:tcBorders>
              <w:top w:val="single" w:sz="4" w:space="0" w:color="000000"/>
              <w:left w:val="single" w:sz="4" w:space="0" w:color="000000"/>
              <w:bottom w:val="single" w:sz="4" w:space="0" w:color="000000"/>
            </w:tcBorders>
          </w:tcPr>
          <w:p w14:paraId="156C69DE" w14:textId="77777777" w:rsidR="003735F8" w:rsidRDefault="004E0E58">
            <w:pPr>
              <w:pStyle w:val="TableParagraph"/>
              <w:spacing w:before="79"/>
              <w:ind w:left="90" w:right="67"/>
              <w:jc w:val="center"/>
              <w:rPr>
                <w:sz w:val="12"/>
              </w:rPr>
            </w:pPr>
            <w:r>
              <w:rPr>
                <w:sz w:val="12"/>
              </w:rPr>
              <w:t>217.93</w:t>
            </w:r>
          </w:p>
        </w:tc>
        <w:tc>
          <w:tcPr>
            <w:tcW w:w="1800" w:type="dxa"/>
            <w:tcBorders>
              <w:top w:val="single" w:sz="4" w:space="0" w:color="000000"/>
              <w:bottom w:val="single" w:sz="4" w:space="0" w:color="000000"/>
              <w:right w:val="single" w:sz="4" w:space="0" w:color="000000"/>
            </w:tcBorders>
          </w:tcPr>
          <w:p w14:paraId="7B2639BE" w14:textId="77777777" w:rsidR="003735F8" w:rsidRDefault="004E0E58">
            <w:pPr>
              <w:pStyle w:val="TableParagraph"/>
              <w:spacing w:before="79"/>
              <w:ind w:left="63" w:right="58"/>
              <w:jc w:val="center"/>
              <w:rPr>
                <w:sz w:val="12"/>
              </w:rPr>
            </w:pPr>
            <w:r>
              <w:rPr>
                <w:sz w:val="12"/>
              </w:rPr>
              <w:t>TSLM_with_covariates</w:t>
            </w:r>
          </w:p>
        </w:tc>
        <w:tc>
          <w:tcPr>
            <w:tcW w:w="576" w:type="dxa"/>
            <w:tcBorders>
              <w:top w:val="single" w:sz="4" w:space="0" w:color="000000"/>
              <w:left w:val="single" w:sz="4" w:space="0" w:color="000000"/>
              <w:bottom w:val="single" w:sz="4" w:space="0" w:color="000000"/>
              <w:right w:val="single" w:sz="4" w:space="0" w:color="000000"/>
            </w:tcBorders>
          </w:tcPr>
          <w:p w14:paraId="048234E6" w14:textId="77777777" w:rsidR="003735F8" w:rsidRDefault="004E0E58">
            <w:pPr>
              <w:pStyle w:val="TableParagraph"/>
              <w:spacing w:before="79"/>
              <w:ind w:left="184"/>
              <w:jc w:val="left"/>
              <w:rPr>
                <w:sz w:val="12"/>
              </w:rPr>
            </w:pPr>
            <w:r>
              <w:rPr>
                <w:sz w:val="12"/>
              </w:rPr>
              <w:t>134.89</w:t>
            </w:r>
          </w:p>
        </w:tc>
        <w:tc>
          <w:tcPr>
            <w:tcW w:w="581" w:type="dxa"/>
            <w:tcBorders>
              <w:top w:val="single" w:sz="4" w:space="0" w:color="000000"/>
              <w:left w:val="single" w:sz="4" w:space="0" w:color="000000"/>
              <w:bottom w:val="single" w:sz="4" w:space="0" w:color="000000"/>
              <w:right w:val="single" w:sz="4" w:space="0" w:color="000000"/>
            </w:tcBorders>
          </w:tcPr>
          <w:p w14:paraId="12340D3C" w14:textId="77777777" w:rsidR="003735F8" w:rsidRDefault="004E0E58">
            <w:pPr>
              <w:pStyle w:val="TableParagraph"/>
              <w:spacing w:before="79"/>
              <w:ind w:left="189"/>
              <w:jc w:val="left"/>
              <w:rPr>
                <w:sz w:val="12"/>
              </w:rPr>
            </w:pPr>
            <w:r>
              <w:rPr>
                <w:sz w:val="12"/>
              </w:rPr>
              <w:t>135.94</w:t>
            </w:r>
          </w:p>
        </w:tc>
        <w:tc>
          <w:tcPr>
            <w:tcW w:w="581" w:type="dxa"/>
            <w:tcBorders>
              <w:top w:val="single" w:sz="4" w:space="0" w:color="000000"/>
              <w:left w:val="single" w:sz="4" w:space="0" w:color="000000"/>
              <w:bottom w:val="single" w:sz="4" w:space="0" w:color="000000"/>
            </w:tcBorders>
          </w:tcPr>
          <w:p w14:paraId="71EC7AAE" w14:textId="77777777" w:rsidR="003735F8" w:rsidRDefault="004E0E58">
            <w:pPr>
              <w:pStyle w:val="TableParagraph"/>
              <w:spacing w:before="79"/>
              <w:ind w:left="189"/>
              <w:jc w:val="left"/>
              <w:rPr>
                <w:sz w:val="12"/>
              </w:rPr>
            </w:pPr>
            <w:r>
              <w:rPr>
                <w:sz w:val="12"/>
              </w:rPr>
              <w:t>145.60</w:t>
            </w:r>
          </w:p>
        </w:tc>
        <w:tc>
          <w:tcPr>
            <w:tcW w:w="1800" w:type="dxa"/>
            <w:tcBorders>
              <w:top w:val="single" w:sz="4" w:space="0" w:color="000000"/>
              <w:bottom w:val="single" w:sz="4" w:space="0" w:color="000000"/>
              <w:right w:val="single" w:sz="4" w:space="0" w:color="000000"/>
            </w:tcBorders>
          </w:tcPr>
          <w:p w14:paraId="182B54C8" w14:textId="77777777" w:rsidR="003735F8" w:rsidRDefault="004E0E58">
            <w:pPr>
              <w:pStyle w:val="TableParagraph"/>
              <w:spacing w:before="79"/>
              <w:ind w:left="68" w:right="55"/>
              <w:jc w:val="center"/>
              <w:rPr>
                <w:sz w:val="12"/>
              </w:rPr>
            </w:pPr>
            <w:r>
              <w:rPr>
                <w:sz w:val="12"/>
              </w:rPr>
              <w:t>TSLM_with_covariates</w:t>
            </w:r>
          </w:p>
        </w:tc>
        <w:tc>
          <w:tcPr>
            <w:tcW w:w="581" w:type="dxa"/>
            <w:tcBorders>
              <w:top w:val="single" w:sz="4" w:space="0" w:color="000000"/>
              <w:left w:val="single" w:sz="4" w:space="0" w:color="000000"/>
              <w:bottom w:val="single" w:sz="4" w:space="0" w:color="000000"/>
              <w:right w:val="single" w:sz="4" w:space="0" w:color="000000"/>
            </w:tcBorders>
          </w:tcPr>
          <w:p w14:paraId="516041F7" w14:textId="77777777" w:rsidR="003735F8" w:rsidRDefault="004E0E58">
            <w:pPr>
              <w:pStyle w:val="TableParagraph"/>
              <w:spacing w:before="79"/>
              <w:ind w:left="189"/>
              <w:jc w:val="left"/>
              <w:rPr>
                <w:sz w:val="12"/>
              </w:rPr>
            </w:pPr>
            <w:r>
              <w:rPr>
                <w:sz w:val="12"/>
              </w:rPr>
              <w:t>440.93</w:t>
            </w:r>
          </w:p>
        </w:tc>
        <w:tc>
          <w:tcPr>
            <w:tcW w:w="581" w:type="dxa"/>
            <w:tcBorders>
              <w:top w:val="single" w:sz="4" w:space="0" w:color="000000"/>
              <w:left w:val="single" w:sz="4" w:space="0" w:color="000000"/>
              <w:bottom w:val="single" w:sz="4" w:space="0" w:color="000000"/>
              <w:right w:val="single" w:sz="4" w:space="0" w:color="000000"/>
            </w:tcBorders>
          </w:tcPr>
          <w:p w14:paraId="74CF7B3E" w14:textId="77777777" w:rsidR="003735F8" w:rsidRDefault="004E0E58">
            <w:pPr>
              <w:pStyle w:val="TableParagraph"/>
              <w:spacing w:before="79"/>
              <w:ind w:left="189"/>
              <w:jc w:val="left"/>
              <w:rPr>
                <w:sz w:val="12"/>
              </w:rPr>
            </w:pPr>
            <w:r>
              <w:rPr>
                <w:sz w:val="12"/>
              </w:rPr>
              <w:t>441.52</w:t>
            </w:r>
          </w:p>
        </w:tc>
        <w:tc>
          <w:tcPr>
            <w:tcW w:w="581" w:type="dxa"/>
            <w:tcBorders>
              <w:top w:val="single" w:sz="4" w:space="0" w:color="000000"/>
              <w:left w:val="single" w:sz="4" w:space="0" w:color="000000"/>
              <w:bottom w:val="single" w:sz="4" w:space="0" w:color="000000"/>
            </w:tcBorders>
          </w:tcPr>
          <w:p w14:paraId="56B7E38C" w14:textId="77777777" w:rsidR="003735F8" w:rsidRDefault="004E0E58">
            <w:pPr>
              <w:pStyle w:val="TableParagraph"/>
              <w:spacing w:before="79"/>
              <w:ind w:left="188"/>
              <w:jc w:val="left"/>
              <w:rPr>
                <w:sz w:val="12"/>
              </w:rPr>
            </w:pPr>
            <w:r>
              <w:rPr>
                <w:sz w:val="12"/>
              </w:rPr>
              <w:t>454.34</w:t>
            </w:r>
          </w:p>
        </w:tc>
      </w:tr>
      <w:tr w:rsidR="003735F8" w14:paraId="782FC856" w14:textId="77777777">
        <w:trPr>
          <w:trHeight w:val="320"/>
        </w:trPr>
        <w:tc>
          <w:tcPr>
            <w:tcW w:w="1800" w:type="dxa"/>
            <w:tcBorders>
              <w:top w:val="single" w:sz="4" w:space="0" w:color="000000"/>
              <w:right w:val="single" w:sz="4" w:space="0" w:color="000000"/>
            </w:tcBorders>
          </w:tcPr>
          <w:p w14:paraId="32046226" w14:textId="77777777" w:rsidR="003735F8" w:rsidRDefault="004E0E58">
            <w:pPr>
              <w:pStyle w:val="TableParagraph"/>
              <w:spacing w:before="93"/>
              <w:ind w:left="68" w:right="53"/>
              <w:jc w:val="center"/>
              <w:rPr>
                <w:sz w:val="12"/>
              </w:rPr>
            </w:pPr>
            <w:r>
              <w:rPr>
                <w:sz w:val="12"/>
              </w:rPr>
              <w:t>TSLM_with_TMAX_covariate</w:t>
            </w:r>
          </w:p>
        </w:tc>
        <w:tc>
          <w:tcPr>
            <w:tcW w:w="581" w:type="dxa"/>
            <w:tcBorders>
              <w:top w:val="single" w:sz="4" w:space="0" w:color="000000"/>
              <w:left w:val="single" w:sz="4" w:space="0" w:color="000000"/>
              <w:right w:val="single" w:sz="4" w:space="0" w:color="000000"/>
            </w:tcBorders>
          </w:tcPr>
          <w:p w14:paraId="6D361A1A" w14:textId="77777777" w:rsidR="003735F8" w:rsidRDefault="004E0E58">
            <w:pPr>
              <w:pStyle w:val="TableParagraph"/>
              <w:spacing w:before="93"/>
              <w:ind w:left="91" w:right="72"/>
              <w:jc w:val="center"/>
              <w:rPr>
                <w:sz w:val="12"/>
              </w:rPr>
            </w:pPr>
            <w:r>
              <w:rPr>
                <w:sz w:val="12"/>
              </w:rPr>
              <w:t>209.44</w:t>
            </w:r>
          </w:p>
        </w:tc>
        <w:tc>
          <w:tcPr>
            <w:tcW w:w="581" w:type="dxa"/>
            <w:tcBorders>
              <w:top w:val="single" w:sz="4" w:space="0" w:color="000000"/>
              <w:left w:val="single" w:sz="4" w:space="0" w:color="000000"/>
              <w:right w:val="single" w:sz="4" w:space="0" w:color="000000"/>
            </w:tcBorders>
          </w:tcPr>
          <w:p w14:paraId="4F945087" w14:textId="77777777" w:rsidR="003735F8" w:rsidRDefault="004E0E58">
            <w:pPr>
              <w:pStyle w:val="TableParagraph"/>
              <w:spacing w:before="93"/>
              <w:ind w:left="111"/>
              <w:jc w:val="left"/>
              <w:rPr>
                <w:sz w:val="12"/>
              </w:rPr>
            </w:pPr>
            <w:r>
              <w:rPr>
                <w:sz w:val="12"/>
              </w:rPr>
              <w:t>210.07</w:t>
            </w:r>
          </w:p>
        </w:tc>
        <w:tc>
          <w:tcPr>
            <w:tcW w:w="581" w:type="dxa"/>
            <w:tcBorders>
              <w:top w:val="single" w:sz="4" w:space="0" w:color="000000"/>
              <w:left w:val="single" w:sz="4" w:space="0" w:color="000000"/>
            </w:tcBorders>
          </w:tcPr>
          <w:p w14:paraId="07E23944" w14:textId="77777777" w:rsidR="003735F8" w:rsidRDefault="004E0E58">
            <w:pPr>
              <w:pStyle w:val="TableParagraph"/>
              <w:spacing w:before="93"/>
              <w:ind w:left="90" w:right="67"/>
              <w:jc w:val="center"/>
              <w:rPr>
                <w:sz w:val="12"/>
              </w:rPr>
            </w:pPr>
            <w:r>
              <w:rPr>
                <w:sz w:val="12"/>
              </w:rPr>
              <w:t>218.32</w:t>
            </w:r>
          </w:p>
        </w:tc>
        <w:tc>
          <w:tcPr>
            <w:tcW w:w="1800" w:type="dxa"/>
            <w:tcBorders>
              <w:top w:val="single" w:sz="4" w:space="0" w:color="000000"/>
              <w:right w:val="single" w:sz="4" w:space="0" w:color="000000"/>
            </w:tcBorders>
          </w:tcPr>
          <w:p w14:paraId="0CBBA09A" w14:textId="77777777" w:rsidR="003735F8" w:rsidRDefault="004E0E58">
            <w:pPr>
              <w:pStyle w:val="TableParagraph"/>
              <w:spacing w:before="93"/>
              <w:ind w:left="63" w:right="58"/>
              <w:jc w:val="center"/>
              <w:rPr>
                <w:sz w:val="12"/>
              </w:rPr>
            </w:pPr>
            <w:r>
              <w:rPr>
                <w:sz w:val="12"/>
              </w:rPr>
              <w:t>TSLM_with_TMAX_covariate</w:t>
            </w:r>
          </w:p>
        </w:tc>
        <w:tc>
          <w:tcPr>
            <w:tcW w:w="576" w:type="dxa"/>
            <w:tcBorders>
              <w:top w:val="single" w:sz="4" w:space="0" w:color="000000"/>
              <w:left w:val="single" w:sz="4" w:space="0" w:color="000000"/>
              <w:right w:val="single" w:sz="4" w:space="0" w:color="000000"/>
            </w:tcBorders>
          </w:tcPr>
          <w:p w14:paraId="150CDE95" w14:textId="77777777" w:rsidR="003735F8" w:rsidRDefault="004E0E58">
            <w:pPr>
              <w:pStyle w:val="TableParagraph"/>
              <w:spacing w:before="93"/>
              <w:ind w:left="184"/>
              <w:jc w:val="left"/>
              <w:rPr>
                <w:sz w:val="12"/>
              </w:rPr>
            </w:pPr>
            <w:r>
              <w:rPr>
                <w:sz w:val="12"/>
              </w:rPr>
              <w:t>133.50</w:t>
            </w:r>
          </w:p>
        </w:tc>
        <w:tc>
          <w:tcPr>
            <w:tcW w:w="581" w:type="dxa"/>
            <w:tcBorders>
              <w:top w:val="single" w:sz="4" w:space="0" w:color="000000"/>
              <w:left w:val="single" w:sz="4" w:space="0" w:color="000000"/>
              <w:right w:val="single" w:sz="4" w:space="0" w:color="000000"/>
            </w:tcBorders>
          </w:tcPr>
          <w:p w14:paraId="29C3BB2B" w14:textId="77777777" w:rsidR="003735F8" w:rsidRDefault="004E0E58">
            <w:pPr>
              <w:pStyle w:val="TableParagraph"/>
              <w:spacing w:before="93"/>
              <w:ind w:left="189"/>
              <w:jc w:val="left"/>
              <w:rPr>
                <w:sz w:val="12"/>
              </w:rPr>
            </w:pPr>
            <w:r>
              <w:rPr>
                <w:sz w:val="12"/>
              </w:rPr>
              <w:t>134.19</w:t>
            </w:r>
          </w:p>
        </w:tc>
        <w:tc>
          <w:tcPr>
            <w:tcW w:w="581" w:type="dxa"/>
            <w:tcBorders>
              <w:top w:val="single" w:sz="4" w:space="0" w:color="000000"/>
              <w:left w:val="single" w:sz="4" w:space="0" w:color="000000"/>
            </w:tcBorders>
          </w:tcPr>
          <w:p w14:paraId="54F02D92" w14:textId="77777777" w:rsidR="003735F8" w:rsidRDefault="004E0E58">
            <w:pPr>
              <w:pStyle w:val="TableParagraph"/>
              <w:spacing w:before="93"/>
              <w:ind w:left="189"/>
              <w:jc w:val="left"/>
              <w:rPr>
                <w:sz w:val="12"/>
              </w:rPr>
            </w:pPr>
            <w:r>
              <w:rPr>
                <w:sz w:val="12"/>
              </w:rPr>
              <w:t>142.07</w:t>
            </w:r>
          </w:p>
        </w:tc>
        <w:tc>
          <w:tcPr>
            <w:tcW w:w="1800" w:type="dxa"/>
            <w:tcBorders>
              <w:top w:val="single" w:sz="4" w:space="0" w:color="000000"/>
              <w:right w:val="single" w:sz="4" w:space="0" w:color="000000"/>
            </w:tcBorders>
          </w:tcPr>
          <w:p w14:paraId="1D1128C9" w14:textId="77777777" w:rsidR="003735F8" w:rsidRDefault="004E0E58">
            <w:pPr>
              <w:pStyle w:val="TableParagraph"/>
              <w:spacing w:before="93"/>
              <w:ind w:left="68" w:right="55"/>
              <w:jc w:val="center"/>
              <w:rPr>
                <w:sz w:val="12"/>
              </w:rPr>
            </w:pPr>
            <w:r>
              <w:rPr>
                <w:sz w:val="12"/>
              </w:rPr>
              <w:t>TSLM_with_TMAX_covariate</w:t>
            </w:r>
          </w:p>
        </w:tc>
        <w:tc>
          <w:tcPr>
            <w:tcW w:w="581" w:type="dxa"/>
            <w:tcBorders>
              <w:top w:val="single" w:sz="4" w:space="0" w:color="000000"/>
              <w:left w:val="single" w:sz="4" w:space="0" w:color="000000"/>
              <w:right w:val="single" w:sz="4" w:space="0" w:color="000000"/>
            </w:tcBorders>
          </w:tcPr>
          <w:p w14:paraId="36566C54" w14:textId="77777777" w:rsidR="003735F8" w:rsidRDefault="004E0E58">
            <w:pPr>
              <w:pStyle w:val="TableParagraph"/>
              <w:spacing w:before="93"/>
              <w:ind w:left="189"/>
              <w:jc w:val="left"/>
              <w:rPr>
                <w:sz w:val="12"/>
              </w:rPr>
            </w:pPr>
            <w:r>
              <w:rPr>
                <w:sz w:val="12"/>
              </w:rPr>
              <w:t>442.20</w:t>
            </w:r>
          </w:p>
        </w:tc>
        <w:tc>
          <w:tcPr>
            <w:tcW w:w="581" w:type="dxa"/>
            <w:tcBorders>
              <w:top w:val="single" w:sz="4" w:space="0" w:color="000000"/>
              <w:left w:val="single" w:sz="4" w:space="0" w:color="000000"/>
              <w:right w:val="single" w:sz="4" w:space="0" w:color="000000"/>
            </w:tcBorders>
          </w:tcPr>
          <w:p w14:paraId="2C86AD08" w14:textId="77777777" w:rsidR="003735F8" w:rsidRDefault="004E0E58">
            <w:pPr>
              <w:pStyle w:val="TableParagraph"/>
              <w:spacing w:before="93"/>
              <w:ind w:left="189"/>
              <w:jc w:val="left"/>
              <w:rPr>
                <w:sz w:val="12"/>
              </w:rPr>
            </w:pPr>
            <w:r>
              <w:rPr>
                <w:sz w:val="12"/>
              </w:rPr>
              <w:t>442.59</w:t>
            </w:r>
          </w:p>
        </w:tc>
        <w:tc>
          <w:tcPr>
            <w:tcW w:w="581" w:type="dxa"/>
            <w:tcBorders>
              <w:top w:val="single" w:sz="4" w:space="0" w:color="000000"/>
              <w:left w:val="single" w:sz="4" w:space="0" w:color="000000"/>
            </w:tcBorders>
          </w:tcPr>
          <w:p w14:paraId="45A8CF91" w14:textId="77777777" w:rsidR="003735F8" w:rsidRDefault="004E0E58">
            <w:pPr>
              <w:pStyle w:val="TableParagraph"/>
              <w:spacing w:before="93"/>
              <w:ind w:left="188"/>
              <w:jc w:val="left"/>
              <w:rPr>
                <w:sz w:val="12"/>
              </w:rPr>
            </w:pPr>
            <w:r>
              <w:rPr>
                <w:sz w:val="12"/>
              </w:rPr>
              <w:t>452.93</w:t>
            </w:r>
          </w:p>
        </w:tc>
      </w:tr>
    </w:tbl>
    <w:p w14:paraId="5C258333" w14:textId="77777777" w:rsidR="003735F8" w:rsidRDefault="003735F8">
      <w:pPr>
        <w:pStyle w:val="BodyText"/>
        <w:spacing w:before="1"/>
        <w:rPr>
          <w:sz w:val="25"/>
        </w:rPr>
      </w:pPr>
    </w:p>
    <w:p w14:paraId="26273463" w14:textId="77777777" w:rsidR="003735F8" w:rsidRDefault="004E0E58">
      <w:pPr>
        <w:ind w:left="100"/>
        <w:rPr>
          <w:sz w:val="18"/>
        </w:rPr>
      </w:pPr>
      <w:r>
        <w:rPr>
          <w:sz w:val="18"/>
        </w:rPr>
        <w:t>Table</w:t>
      </w:r>
      <w:r>
        <w:rPr>
          <w:spacing w:val="-3"/>
          <w:sz w:val="18"/>
        </w:rPr>
        <w:t xml:space="preserve"> </w:t>
      </w:r>
      <w:r>
        <w:rPr>
          <w:sz w:val="18"/>
        </w:rPr>
        <w:t>2:</w:t>
      </w:r>
      <w:r>
        <w:rPr>
          <w:spacing w:val="-3"/>
          <w:sz w:val="18"/>
        </w:rPr>
        <w:t xml:space="preserve"> </w:t>
      </w:r>
      <w:r>
        <w:rPr>
          <w:sz w:val="18"/>
        </w:rPr>
        <w:t>Ljung–Box</w:t>
      </w:r>
      <w:r>
        <w:rPr>
          <w:spacing w:val="-4"/>
          <w:sz w:val="18"/>
        </w:rPr>
        <w:t xml:space="preserve"> </w:t>
      </w:r>
      <w:r>
        <w:rPr>
          <w:sz w:val="18"/>
        </w:rPr>
        <w:t>Test</w:t>
      </w:r>
      <w:r>
        <w:rPr>
          <w:spacing w:val="-3"/>
          <w:sz w:val="18"/>
        </w:rPr>
        <w:t xml:space="preserve"> </w:t>
      </w:r>
      <w:r>
        <w:rPr>
          <w:sz w:val="18"/>
        </w:rPr>
        <w:t>of</w:t>
      </w:r>
      <w:r>
        <w:rPr>
          <w:spacing w:val="-3"/>
          <w:sz w:val="18"/>
        </w:rPr>
        <w:t xml:space="preserve"> </w:t>
      </w:r>
      <w:r>
        <w:rPr>
          <w:sz w:val="18"/>
        </w:rPr>
        <w:t>the</w:t>
      </w:r>
      <w:r>
        <w:rPr>
          <w:spacing w:val="-2"/>
          <w:sz w:val="18"/>
        </w:rPr>
        <w:t xml:space="preserve"> </w:t>
      </w:r>
      <w:r>
        <w:rPr>
          <w:sz w:val="18"/>
        </w:rPr>
        <w:t>Models’</w:t>
      </w:r>
      <w:r>
        <w:rPr>
          <w:spacing w:val="-3"/>
          <w:sz w:val="18"/>
        </w:rPr>
        <w:t xml:space="preserve"> </w:t>
      </w:r>
      <w:r>
        <w:rPr>
          <w:sz w:val="18"/>
        </w:rPr>
        <w:t>Residuals</w:t>
      </w:r>
      <w:r>
        <w:rPr>
          <w:spacing w:val="-3"/>
          <w:sz w:val="18"/>
        </w:rPr>
        <w:t xml:space="preserve"> </w:t>
      </w:r>
      <w:r>
        <w:rPr>
          <w:sz w:val="18"/>
        </w:rPr>
        <w:t>(left:</w:t>
      </w:r>
      <w:r>
        <w:rPr>
          <w:spacing w:val="-3"/>
          <w:sz w:val="18"/>
        </w:rPr>
        <w:t xml:space="preserve"> </w:t>
      </w:r>
      <w:r>
        <w:rPr>
          <w:sz w:val="18"/>
        </w:rPr>
        <w:t>Washington</w:t>
      </w:r>
      <w:r>
        <w:rPr>
          <w:spacing w:val="-4"/>
          <w:sz w:val="18"/>
        </w:rPr>
        <w:t xml:space="preserve"> </w:t>
      </w:r>
      <w:r>
        <w:rPr>
          <w:sz w:val="18"/>
        </w:rPr>
        <w:t>DC,</w:t>
      </w:r>
      <w:r>
        <w:rPr>
          <w:spacing w:val="-3"/>
          <w:sz w:val="18"/>
        </w:rPr>
        <w:t xml:space="preserve"> </w:t>
      </w:r>
      <w:r>
        <w:rPr>
          <w:sz w:val="18"/>
        </w:rPr>
        <w:t>middle:</w:t>
      </w:r>
      <w:r>
        <w:rPr>
          <w:spacing w:val="-2"/>
          <w:sz w:val="18"/>
        </w:rPr>
        <w:t xml:space="preserve"> </w:t>
      </w:r>
      <w:r>
        <w:rPr>
          <w:sz w:val="18"/>
        </w:rPr>
        <w:t>Kyoto,</w:t>
      </w:r>
      <w:r>
        <w:rPr>
          <w:spacing w:val="-3"/>
          <w:sz w:val="18"/>
        </w:rPr>
        <w:t xml:space="preserve"> </w:t>
      </w:r>
      <w:r>
        <w:rPr>
          <w:sz w:val="18"/>
        </w:rPr>
        <w:t>right:</w:t>
      </w:r>
      <w:r>
        <w:rPr>
          <w:spacing w:val="-3"/>
          <w:sz w:val="18"/>
        </w:rPr>
        <w:t xml:space="preserve"> </w:t>
      </w:r>
      <w:r>
        <w:rPr>
          <w:sz w:val="18"/>
        </w:rPr>
        <w:t>Listal).</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581"/>
        <w:gridCol w:w="759"/>
        <w:gridCol w:w="1743"/>
        <w:gridCol w:w="581"/>
        <w:gridCol w:w="759"/>
        <w:gridCol w:w="1801"/>
        <w:gridCol w:w="582"/>
        <w:gridCol w:w="760"/>
      </w:tblGrid>
      <w:tr w:rsidR="003735F8" w14:paraId="62B1DD34" w14:textId="77777777">
        <w:trPr>
          <w:trHeight w:val="301"/>
        </w:trPr>
        <w:tc>
          <w:tcPr>
            <w:tcW w:w="3140" w:type="dxa"/>
            <w:gridSpan w:val="3"/>
            <w:tcBorders>
              <w:bottom w:val="single" w:sz="4" w:space="0" w:color="000000"/>
            </w:tcBorders>
          </w:tcPr>
          <w:p w14:paraId="49119347" w14:textId="77777777" w:rsidR="003735F8" w:rsidRDefault="004E0E58">
            <w:pPr>
              <w:pStyle w:val="TableParagraph"/>
              <w:spacing w:before="84"/>
              <w:ind w:left="937"/>
              <w:jc w:val="left"/>
              <w:rPr>
                <w:b/>
                <w:sz w:val="12"/>
              </w:rPr>
            </w:pPr>
            <w:r>
              <w:rPr>
                <w:b/>
                <w:sz w:val="12"/>
              </w:rPr>
              <w:t>Ljung–Box</w:t>
            </w:r>
            <w:r>
              <w:rPr>
                <w:b/>
                <w:spacing w:val="-1"/>
                <w:sz w:val="12"/>
              </w:rPr>
              <w:t xml:space="preserve"> </w:t>
            </w:r>
            <w:r>
              <w:rPr>
                <w:b/>
                <w:sz w:val="12"/>
              </w:rPr>
              <w:t>test for DC</w:t>
            </w:r>
          </w:p>
        </w:tc>
        <w:tc>
          <w:tcPr>
            <w:tcW w:w="3083" w:type="dxa"/>
            <w:gridSpan w:val="3"/>
            <w:tcBorders>
              <w:bottom w:val="single" w:sz="4" w:space="0" w:color="000000"/>
            </w:tcBorders>
          </w:tcPr>
          <w:p w14:paraId="424BF86A" w14:textId="77777777" w:rsidR="003735F8" w:rsidRDefault="004E0E58">
            <w:pPr>
              <w:pStyle w:val="TableParagraph"/>
              <w:spacing w:before="84"/>
              <w:ind w:left="822"/>
              <w:jc w:val="left"/>
              <w:rPr>
                <w:b/>
                <w:sz w:val="12"/>
              </w:rPr>
            </w:pPr>
            <w:r>
              <w:rPr>
                <w:b/>
                <w:sz w:val="12"/>
              </w:rPr>
              <w:t>Ljung–Box</w:t>
            </w:r>
            <w:r>
              <w:rPr>
                <w:b/>
                <w:spacing w:val="-1"/>
                <w:sz w:val="12"/>
              </w:rPr>
              <w:t xml:space="preserve"> </w:t>
            </w:r>
            <w:r>
              <w:rPr>
                <w:b/>
                <w:sz w:val="12"/>
              </w:rPr>
              <w:t>test for Kyoto</w:t>
            </w:r>
          </w:p>
        </w:tc>
        <w:tc>
          <w:tcPr>
            <w:tcW w:w="3143" w:type="dxa"/>
            <w:gridSpan w:val="3"/>
            <w:tcBorders>
              <w:bottom w:val="single" w:sz="4" w:space="0" w:color="000000"/>
            </w:tcBorders>
          </w:tcPr>
          <w:p w14:paraId="7785CA61" w14:textId="77777777" w:rsidR="003735F8" w:rsidRDefault="004E0E58">
            <w:pPr>
              <w:pStyle w:val="TableParagraph"/>
              <w:spacing w:before="84"/>
              <w:ind w:left="831"/>
              <w:jc w:val="left"/>
              <w:rPr>
                <w:b/>
                <w:sz w:val="12"/>
              </w:rPr>
            </w:pPr>
            <w:r>
              <w:rPr>
                <w:b/>
                <w:sz w:val="12"/>
              </w:rPr>
              <w:t>Ljung–Box</w:t>
            </w:r>
            <w:r>
              <w:rPr>
                <w:b/>
                <w:spacing w:val="-1"/>
                <w:sz w:val="12"/>
              </w:rPr>
              <w:t xml:space="preserve"> </w:t>
            </w:r>
            <w:r>
              <w:rPr>
                <w:b/>
                <w:sz w:val="12"/>
              </w:rPr>
              <w:t>test for Liestal</w:t>
            </w:r>
          </w:p>
        </w:tc>
      </w:tr>
      <w:tr w:rsidR="003735F8" w14:paraId="57F69C3C" w14:textId="77777777">
        <w:trPr>
          <w:trHeight w:val="297"/>
        </w:trPr>
        <w:tc>
          <w:tcPr>
            <w:tcW w:w="1800" w:type="dxa"/>
            <w:tcBorders>
              <w:top w:val="single" w:sz="4" w:space="0" w:color="000000"/>
              <w:bottom w:val="single" w:sz="4" w:space="0" w:color="000000"/>
              <w:right w:val="single" w:sz="4" w:space="0" w:color="000000"/>
            </w:tcBorders>
          </w:tcPr>
          <w:p w14:paraId="5C7FF85E" w14:textId="77777777" w:rsidR="003735F8" w:rsidRDefault="004E0E58">
            <w:pPr>
              <w:pStyle w:val="TableParagraph"/>
              <w:spacing w:before="79"/>
              <w:ind w:left="68" w:right="19"/>
              <w:jc w:val="center"/>
              <w:rPr>
                <w:b/>
                <w:sz w:val="12"/>
              </w:rPr>
            </w:pPr>
            <w:r>
              <w:rPr>
                <w:b/>
                <w:sz w:val="12"/>
              </w:rPr>
              <w:t>model</w:t>
            </w:r>
          </w:p>
        </w:tc>
        <w:tc>
          <w:tcPr>
            <w:tcW w:w="581" w:type="dxa"/>
            <w:tcBorders>
              <w:top w:val="single" w:sz="4" w:space="0" w:color="000000"/>
              <w:left w:val="single" w:sz="4" w:space="0" w:color="000000"/>
              <w:bottom w:val="single" w:sz="4" w:space="0" w:color="000000"/>
              <w:right w:val="single" w:sz="4" w:space="0" w:color="000000"/>
            </w:tcBorders>
          </w:tcPr>
          <w:p w14:paraId="34681E3E" w14:textId="77777777" w:rsidR="003735F8" w:rsidRDefault="004E0E58">
            <w:pPr>
              <w:pStyle w:val="TableParagraph"/>
              <w:spacing w:before="79"/>
              <w:ind w:left="33"/>
              <w:jc w:val="left"/>
              <w:rPr>
                <w:b/>
                <w:sz w:val="12"/>
              </w:rPr>
            </w:pPr>
            <w:r>
              <w:rPr>
                <w:b/>
                <w:sz w:val="12"/>
              </w:rPr>
              <w:t>lb_stat</w:t>
            </w:r>
          </w:p>
        </w:tc>
        <w:tc>
          <w:tcPr>
            <w:tcW w:w="759" w:type="dxa"/>
            <w:tcBorders>
              <w:top w:val="single" w:sz="4" w:space="0" w:color="000000"/>
              <w:left w:val="single" w:sz="4" w:space="0" w:color="000000"/>
              <w:bottom w:val="single" w:sz="4" w:space="0" w:color="000000"/>
            </w:tcBorders>
          </w:tcPr>
          <w:p w14:paraId="195D002D" w14:textId="77777777" w:rsidR="003735F8" w:rsidRDefault="004E0E58">
            <w:pPr>
              <w:pStyle w:val="TableParagraph"/>
              <w:spacing w:before="79"/>
              <w:ind w:left="33"/>
              <w:jc w:val="left"/>
              <w:rPr>
                <w:b/>
                <w:sz w:val="12"/>
              </w:rPr>
            </w:pPr>
            <w:r>
              <w:rPr>
                <w:b/>
                <w:sz w:val="12"/>
              </w:rPr>
              <w:t>lb_pvalue</w:t>
            </w:r>
          </w:p>
        </w:tc>
        <w:tc>
          <w:tcPr>
            <w:tcW w:w="1743" w:type="dxa"/>
            <w:tcBorders>
              <w:top w:val="single" w:sz="4" w:space="0" w:color="000000"/>
              <w:bottom w:val="single" w:sz="4" w:space="0" w:color="000000"/>
              <w:right w:val="single" w:sz="4" w:space="0" w:color="000000"/>
            </w:tcBorders>
          </w:tcPr>
          <w:p w14:paraId="1FDC750C" w14:textId="77777777" w:rsidR="003735F8" w:rsidRDefault="004E0E58">
            <w:pPr>
              <w:pStyle w:val="TableParagraph"/>
              <w:spacing w:before="79"/>
              <w:ind w:left="72" w:right="28"/>
              <w:jc w:val="center"/>
              <w:rPr>
                <w:b/>
                <w:sz w:val="12"/>
              </w:rPr>
            </w:pPr>
            <w:r>
              <w:rPr>
                <w:b/>
                <w:sz w:val="12"/>
              </w:rPr>
              <w:t>model</w:t>
            </w:r>
          </w:p>
        </w:tc>
        <w:tc>
          <w:tcPr>
            <w:tcW w:w="581" w:type="dxa"/>
            <w:tcBorders>
              <w:top w:val="single" w:sz="4" w:space="0" w:color="000000"/>
              <w:left w:val="single" w:sz="4" w:space="0" w:color="000000"/>
              <w:bottom w:val="single" w:sz="4" w:space="0" w:color="000000"/>
              <w:right w:val="single" w:sz="4" w:space="0" w:color="000000"/>
            </w:tcBorders>
          </w:tcPr>
          <w:p w14:paraId="678317C3" w14:textId="77777777" w:rsidR="003735F8" w:rsidRDefault="004E0E58">
            <w:pPr>
              <w:pStyle w:val="TableParagraph"/>
              <w:spacing w:before="79"/>
              <w:ind w:left="32"/>
              <w:jc w:val="left"/>
              <w:rPr>
                <w:b/>
                <w:sz w:val="12"/>
              </w:rPr>
            </w:pPr>
            <w:r>
              <w:rPr>
                <w:b/>
                <w:sz w:val="12"/>
              </w:rPr>
              <w:t>lb_stat</w:t>
            </w:r>
          </w:p>
        </w:tc>
        <w:tc>
          <w:tcPr>
            <w:tcW w:w="759" w:type="dxa"/>
            <w:tcBorders>
              <w:top w:val="single" w:sz="4" w:space="0" w:color="000000"/>
              <w:left w:val="single" w:sz="4" w:space="0" w:color="000000"/>
              <w:bottom w:val="single" w:sz="4" w:space="0" w:color="000000"/>
            </w:tcBorders>
          </w:tcPr>
          <w:p w14:paraId="2B337BD8" w14:textId="77777777" w:rsidR="003735F8" w:rsidRDefault="004E0E58">
            <w:pPr>
              <w:pStyle w:val="TableParagraph"/>
              <w:spacing w:before="79"/>
              <w:ind w:left="27"/>
              <w:jc w:val="left"/>
              <w:rPr>
                <w:b/>
                <w:sz w:val="12"/>
              </w:rPr>
            </w:pPr>
            <w:r>
              <w:rPr>
                <w:b/>
                <w:sz w:val="12"/>
              </w:rPr>
              <w:t>lb_pvalue</w:t>
            </w:r>
          </w:p>
        </w:tc>
        <w:tc>
          <w:tcPr>
            <w:tcW w:w="1801" w:type="dxa"/>
            <w:tcBorders>
              <w:top w:val="single" w:sz="4" w:space="0" w:color="000000"/>
              <w:bottom w:val="single" w:sz="4" w:space="0" w:color="000000"/>
              <w:right w:val="single" w:sz="4" w:space="0" w:color="000000"/>
            </w:tcBorders>
          </w:tcPr>
          <w:p w14:paraId="7122C570" w14:textId="77777777" w:rsidR="003735F8" w:rsidRDefault="004E0E58">
            <w:pPr>
              <w:pStyle w:val="TableParagraph"/>
              <w:spacing w:before="79"/>
              <w:ind w:left="71" w:right="28"/>
              <w:jc w:val="center"/>
              <w:rPr>
                <w:b/>
                <w:sz w:val="12"/>
              </w:rPr>
            </w:pPr>
            <w:r>
              <w:rPr>
                <w:b/>
                <w:sz w:val="12"/>
              </w:rPr>
              <w:t>model</w:t>
            </w:r>
          </w:p>
        </w:tc>
        <w:tc>
          <w:tcPr>
            <w:tcW w:w="582" w:type="dxa"/>
            <w:tcBorders>
              <w:top w:val="single" w:sz="4" w:space="0" w:color="000000"/>
              <w:left w:val="single" w:sz="4" w:space="0" w:color="000000"/>
              <w:bottom w:val="single" w:sz="4" w:space="0" w:color="000000"/>
              <w:right w:val="single" w:sz="4" w:space="0" w:color="000000"/>
            </w:tcBorders>
          </w:tcPr>
          <w:p w14:paraId="5DFD4DD3" w14:textId="77777777" w:rsidR="003735F8" w:rsidRDefault="004E0E58">
            <w:pPr>
              <w:pStyle w:val="TableParagraph"/>
              <w:spacing w:before="79"/>
              <w:ind w:left="30"/>
              <w:jc w:val="left"/>
              <w:rPr>
                <w:b/>
                <w:sz w:val="12"/>
              </w:rPr>
            </w:pPr>
            <w:r>
              <w:rPr>
                <w:b/>
                <w:sz w:val="12"/>
              </w:rPr>
              <w:t>lb_stat</w:t>
            </w:r>
          </w:p>
        </w:tc>
        <w:tc>
          <w:tcPr>
            <w:tcW w:w="760" w:type="dxa"/>
            <w:tcBorders>
              <w:top w:val="single" w:sz="4" w:space="0" w:color="000000"/>
              <w:left w:val="single" w:sz="4" w:space="0" w:color="000000"/>
              <w:bottom w:val="single" w:sz="4" w:space="0" w:color="000000"/>
            </w:tcBorders>
          </w:tcPr>
          <w:p w14:paraId="599F8678" w14:textId="77777777" w:rsidR="003735F8" w:rsidRDefault="004E0E58">
            <w:pPr>
              <w:pStyle w:val="TableParagraph"/>
              <w:spacing w:before="79"/>
              <w:ind w:left="28"/>
              <w:jc w:val="left"/>
              <w:rPr>
                <w:b/>
                <w:sz w:val="12"/>
              </w:rPr>
            </w:pPr>
            <w:r>
              <w:rPr>
                <w:b/>
                <w:sz w:val="12"/>
              </w:rPr>
              <w:t>lb_pvalue</w:t>
            </w:r>
          </w:p>
        </w:tc>
      </w:tr>
      <w:tr w:rsidR="003735F8" w14:paraId="07793582" w14:textId="77777777">
        <w:trPr>
          <w:trHeight w:val="301"/>
        </w:trPr>
        <w:tc>
          <w:tcPr>
            <w:tcW w:w="1800" w:type="dxa"/>
            <w:tcBorders>
              <w:top w:val="single" w:sz="4" w:space="0" w:color="000000"/>
              <w:bottom w:val="single" w:sz="4" w:space="0" w:color="000000"/>
              <w:right w:val="single" w:sz="4" w:space="0" w:color="000000"/>
            </w:tcBorders>
          </w:tcPr>
          <w:p w14:paraId="2AD48031" w14:textId="77777777" w:rsidR="003735F8" w:rsidRDefault="004E0E58">
            <w:pPr>
              <w:pStyle w:val="TableParagraph"/>
              <w:spacing w:before="84"/>
              <w:ind w:left="68" w:right="53"/>
              <w:jc w:val="center"/>
              <w:rPr>
                <w:sz w:val="12"/>
              </w:rPr>
            </w:pPr>
            <w:r>
              <w:rPr>
                <w:sz w:val="12"/>
              </w:rPr>
              <w:t>ARIMA</w:t>
            </w:r>
            <w:r>
              <w:rPr>
                <w:sz w:val="12"/>
              </w:rPr>
              <w:t>_without_covariate</w:t>
            </w:r>
          </w:p>
        </w:tc>
        <w:tc>
          <w:tcPr>
            <w:tcW w:w="581" w:type="dxa"/>
            <w:tcBorders>
              <w:top w:val="single" w:sz="4" w:space="0" w:color="000000"/>
              <w:left w:val="single" w:sz="4" w:space="0" w:color="000000"/>
              <w:bottom w:val="single" w:sz="4" w:space="0" w:color="000000"/>
              <w:right w:val="single" w:sz="4" w:space="0" w:color="000000"/>
            </w:tcBorders>
          </w:tcPr>
          <w:p w14:paraId="35469BD6" w14:textId="77777777" w:rsidR="003735F8" w:rsidRDefault="004E0E58">
            <w:pPr>
              <w:pStyle w:val="TableParagraph"/>
              <w:spacing w:before="84"/>
              <w:ind w:right="11"/>
              <w:rPr>
                <w:sz w:val="12"/>
              </w:rPr>
            </w:pPr>
            <w:r>
              <w:rPr>
                <w:sz w:val="12"/>
              </w:rPr>
              <w:t>0</w:t>
            </w:r>
          </w:p>
        </w:tc>
        <w:tc>
          <w:tcPr>
            <w:tcW w:w="759" w:type="dxa"/>
            <w:tcBorders>
              <w:top w:val="single" w:sz="4" w:space="0" w:color="000000"/>
              <w:left w:val="single" w:sz="4" w:space="0" w:color="000000"/>
              <w:bottom w:val="single" w:sz="4" w:space="0" w:color="000000"/>
            </w:tcBorders>
          </w:tcPr>
          <w:p w14:paraId="70D537E2" w14:textId="77777777" w:rsidR="003735F8" w:rsidRDefault="004E0E58">
            <w:pPr>
              <w:pStyle w:val="TableParagraph"/>
              <w:spacing w:before="84"/>
              <w:ind w:right="4"/>
              <w:rPr>
                <w:sz w:val="12"/>
              </w:rPr>
            </w:pPr>
            <w:r>
              <w:rPr>
                <w:sz w:val="12"/>
              </w:rPr>
              <w:t>0.99</w:t>
            </w:r>
          </w:p>
        </w:tc>
        <w:tc>
          <w:tcPr>
            <w:tcW w:w="1743" w:type="dxa"/>
            <w:tcBorders>
              <w:top w:val="single" w:sz="4" w:space="0" w:color="000000"/>
              <w:bottom w:val="single" w:sz="4" w:space="0" w:color="000000"/>
              <w:right w:val="single" w:sz="4" w:space="0" w:color="000000"/>
            </w:tcBorders>
          </w:tcPr>
          <w:p w14:paraId="3ECDBC75" w14:textId="77777777" w:rsidR="003735F8" w:rsidRDefault="004E0E58">
            <w:pPr>
              <w:pStyle w:val="TableParagraph"/>
              <w:spacing w:before="84"/>
              <w:ind w:left="42" w:right="31"/>
              <w:jc w:val="center"/>
              <w:rPr>
                <w:sz w:val="12"/>
              </w:rPr>
            </w:pPr>
            <w:r>
              <w:rPr>
                <w:sz w:val="12"/>
              </w:rPr>
              <w:t>ARIMA_without_covariate</w:t>
            </w:r>
          </w:p>
        </w:tc>
        <w:tc>
          <w:tcPr>
            <w:tcW w:w="581" w:type="dxa"/>
            <w:tcBorders>
              <w:top w:val="single" w:sz="4" w:space="0" w:color="000000"/>
              <w:left w:val="single" w:sz="4" w:space="0" w:color="000000"/>
              <w:bottom w:val="single" w:sz="4" w:space="0" w:color="000000"/>
              <w:right w:val="single" w:sz="4" w:space="0" w:color="000000"/>
            </w:tcBorders>
          </w:tcPr>
          <w:p w14:paraId="75C3A8F2" w14:textId="77777777" w:rsidR="003735F8" w:rsidRDefault="004E0E58">
            <w:pPr>
              <w:pStyle w:val="TableParagraph"/>
              <w:spacing w:before="84"/>
              <w:ind w:right="12"/>
              <w:rPr>
                <w:sz w:val="12"/>
              </w:rPr>
            </w:pPr>
            <w:r>
              <w:rPr>
                <w:sz w:val="12"/>
              </w:rPr>
              <w:t>2.72</w:t>
            </w:r>
          </w:p>
        </w:tc>
        <w:tc>
          <w:tcPr>
            <w:tcW w:w="759" w:type="dxa"/>
            <w:tcBorders>
              <w:top w:val="single" w:sz="4" w:space="0" w:color="000000"/>
              <w:left w:val="single" w:sz="4" w:space="0" w:color="000000"/>
              <w:bottom w:val="single" w:sz="4" w:space="0" w:color="000000"/>
            </w:tcBorders>
          </w:tcPr>
          <w:p w14:paraId="6E3540F3" w14:textId="77777777" w:rsidR="003735F8" w:rsidRDefault="004E0E58">
            <w:pPr>
              <w:pStyle w:val="TableParagraph"/>
              <w:spacing w:before="84"/>
              <w:ind w:right="12"/>
              <w:rPr>
                <w:sz w:val="12"/>
              </w:rPr>
            </w:pPr>
            <w:r>
              <w:rPr>
                <w:sz w:val="12"/>
              </w:rPr>
              <w:t>0.10</w:t>
            </w:r>
          </w:p>
        </w:tc>
        <w:tc>
          <w:tcPr>
            <w:tcW w:w="1801" w:type="dxa"/>
            <w:tcBorders>
              <w:top w:val="single" w:sz="4" w:space="0" w:color="000000"/>
              <w:bottom w:val="single" w:sz="4" w:space="0" w:color="000000"/>
              <w:right w:val="single" w:sz="4" w:space="0" w:color="000000"/>
            </w:tcBorders>
          </w:tcPr>
          <w:p w14:paraId="0C099FFE" w14:textId="77777777" w:rsidR="003735F8" w:rsidRDefault="004E0E58">
            <w:pPr>
              <w:pStyle w:val="TableParagraph"/>
              <w:spacing w:before="84"/>
              <w:ind w:left="71" w:right="61"/>
              <w:jc w:val="center"/>
              <w:rPr>
                <w:sz w:val="12"/>
              </w:rPr>
            </w:pPr>
            <w:r>
              <w:rPr>
                <w:sz w:val="12"/>
              </w:rPr>
              <w:t>ARIMA_without_covariate</w:t>
            </w:r>
          </w:p>
        </w:tc>
        <w:tc>
          <w:tcPr>
            <w:tcW w:w="582" w:type="dxa"/>
            <w:tcBorders>
              <w:top w:val="single" w:sz="4" w:space="0" w:color="000000"/>
              <w:left w:val="single" w:sz="4" w:space="0" w:color="000000"/>
              <w:bottom w:val="single" w:sz="4" w:space="0" w:color="000000"/>
              <w:right w:val="single" w:sz="4" w:space="0" w:color="000000"/>
            </w:tcBorders>
          </w:tcPr>
          <w:p w14:paraId="684B9489" w14:textId="77777777" w:rsidR="003735F8" w:rsidRDefault="004E0E58">
            <w:pPr>
              <w:pStyle w:val="TableParagraph"/>
              <w:spacing w:before="84"/>
              <w:ind w:right="15"/>
              <w:rPr>
                <w:sz w:val="12"/>
              </w:rPr>
            </w:pPr>
            <w:r>
              <w:rPr>
                <w:sz w:val="12"/>
              </w:rPr>
              <w:t>0.02</w:t>
            </w:r>
          </w:p>
        </w:tc>
        <w:tc>
          <w:tcPr>
            <w:tcW w:w="760" w:type="dxa"/>
            <w:tcBorders>
              <w:top w:val="single" w:sz="4" w:space="0" w:color="000000"/>
              <w:left w:val="single" w:sz="4" w:space="0" w:color="000000"/>
              <w:bottom w:val="single" w:sz="4" w:space="0" w:color="000000"/>
            </w:tcBorders>
          </w:tcPr>
          <w:p w14:paraId="368E2DA0" w14:textId="77777777" w:rsidR="003735F8" w:rsidRDefault="004E0E58">
            <w:pPr>
              <w:pStyle w:val="TableParagraph"/>
              <w:spacing w:before="84"/>
              <w:ind w:right="9"/>
              <w:rPr>
                <w:sz w:val="12"/>
              </w:rPr>
            </w:pPr>
            <w:r>
              <w:rPr>
                <w:sz w:val="12"/>
              </w:rPr>
              <w:t>0.88</w:t>
            </w:r>
          </w:p>
        </w:tc>
      </w:tr>
      <w:tr w:rsidR="003735F8" w14:paraId="2B8AD3D9" w14:textId="77777777">
        <w:trPr>
          <w:trHeight w:val="297"/>
        </w:trPr>
        <w:tc>
          <w:tcPr>
            <w:tcW w:w="1800" w:type="dxa"/>
            <w:tcBorders>
              <w:top w:val="single" w:sz="4" w:space="0" w:color="000000"/>
              <w:bottom w:val="single" w:sz="4" w:space="0" w:color="000000"/>
              <w:right w:val="single" w:sz="4" w:space="0" w:color="000000"/>
            </w:tcBorders>
          </w:tcPr>
          <w:p w14:paraId="500682A9" w14:textId="77777777" w:rsidR="003735F8" w:rsidRDefault="004E0E58">
            <w:pPr>
              <w:pStyle w:val="TableParagraph"/>
              <w:spacing w:before="79"/>
              <w:ind w:left="68" w:right="53"/>
              <w:jc w:val="center"/>
              <w:rPr>
                <w:sz w:val="12"/>
              </w:rPr>
            </w:pPr>
            <w:r>
              <w:rPr>
                <w:sz w:val="12"/>
              </w:rPr>
              <w:t>ARIMA</w:t>
            </w:r>
            <w:r>
              <w:rPr>
                <w:sz w:val="12"/>
              </w:rPr>
              <w:t>_with_covariates</w:t>
            </w:r>
          </w:p>
        </w:tc>
        <w:tc>
          <w:tcPr>
            <w:tcW w:w="581" w:type="dxa"/>
            <w:tcBorders>
              <w:top w:val="single" w:sz="4" w:space="0" w:color="000000"/>
              <w:left w:val="single" w:sz="4" w:space="0" w:color="000000"/>
              <w:bottom w:val="single" w:sz="4" w:space="0" w:color="000000"/>
              <w:right w:val="single" w:sz="4" w:space="0" w:color="000000"/>
            </w:tcBorders>
          </w:tcPr>
          <w:p w14:paraId="24CF5D58" w14:textId="77777777" w:rsidR="003735F8" w:rsidRDefault="004E0E58">
            <w:pPr>
              <w:pStyle w:val="TableParagraph"/>
              <w:spacing w:before="79"/>
              <w:ind w:right="11"/>
              <w:rPr>
                <w:sz w:val="12"/>
              </w:rPr>
            </w:pPr>
            <w:r>
              <w:rPr>
                <w:sz w:val="12"/>
              </w:rPr>
              <w:t>0.11</w:t>
            </w:r>
          </w:p>
        </w:tc>
        <w:tc>
          <w:tcPr>
            <w:tcW w:w="759" w:type="dxa"/>
            <w:tcBorders>
              <w:top w:val="single" w:sz="4" w:space="0" w:color="000000"/>
              <w:left w:val="single" w:sz="4" w:space="0" w:color="000000"/>
              <w:bottom w:val="single" w:sz="4" w:space="0" w:color="000000"/>
            </w:tcBorders>
          </w:tcPr>
          <w:p w14:paraId="423CCB8A" w14:textId="77777777" w:rsidR="003735F8" w:rsidRDefault="004E0E58">
            <w:pPr>
              <w:pStyle w:val="TableParagraph"/>
              <w:spacing w:before="79"/>
              <w:ind w:right="4"/>
              <w:rPr>
                <w:sz w:val="12"/>
              </w:rPr>
            </w:pPr>
            <w:r>
              <w:rPr>
                <w:sz w:val="12"/>
              </w:rPr>
              <w:t>0.74</w:t>
            </w:r>
          </w:p>
        </w:tc>
        <w:tc>
          <w:tcPr>
            <w:tcW w:w="1743" w:type="dxa"/>
            <w:tcBorders>
              <w:top w:val="single" w:sz="4" w:space="0" w:color="000000"/>
              <w:bottom w:val="single" w:sz="4" w:space="0" w:color="000000"/>
              <w:right w:val="single" w:sz="4" w:space="0" w:color="000000"/>
            </w:tcBorders>
          </w:tcPr>
          <w:p w14:paraId="31594D6B" w14:textId="77777777" w:rsidR="003735F8" w:rsidRDefault="004E0E58">
            <w:pPr>
              <w:pStyle w:val="TableParagraph"/>
              <w:spacing w:before="79"/>
              <w:ind w:left="42" w:right="31"/>
              <w:jc w:val="center"/>
              <w:rPr>
                <w:sz w:val="12"/>
              </w:rPr>
            </w:pPr>
            <w:r>
              <w:rPr>
                <w:sz w:val="12"/>
              </w:rPr>
              <w:t>ARIMA_with_covariates</w:t>
            </w:r>
          </w:p>
        </w:tc>
        <w:tc>
          <w:tcPr>
            <w:tcW w:w="581" w:type="dxa"/>
            <w:tcBorders>
              <w:top w:val="single" w:sz="4" w:space="0" w:color="000000"/>
              <w:left w:val="single" w:sz="4" w:space="0" w:color="000000"/>
              <w:bottom w:val="single" w:sz="4" w:space="0" w:color="000000"/>
              <w:right w:val="single" w:sz="4" w:space="0" w:color="000000"/>
            </w:tcBorders>
          </w:tcPr>
          <w:p w14:paraId="49FBC502" w14:textId="77777777" w:rsidR="003735F8" w:rsidRDefault="004E0E58">
            <w:pPr>
              <w:pStyle w:val="TableParagraph"/>
              <w:spacing w:before="79"/>
              <w:ind w:right="14"/>
              <w:rPr>
                <w:sz w:val="12"/>
              </w:rPr>
            </w:pPr>
            <w:r>
              <w:rPr>
                <w:sz w:val="12"/>
              </w:rPr>
              <w:t>0</w:t>
            </w:r>
          </w:p>
        </w:tc>
        <w:tc>
          <w:tcPr>
            <w:tcW w:w="759" w:type="dxa"/>
            <w:tcBorders>
              <w:top w:val="single" w:sz="4" w:space="0" w:color="000000"/>
              <w:left w:val="single" w:sz="4" w:space="0" w:color="000000"/>
              <w:bottom w:val="single" w:sz="4" w:space="0" w:color="000000"/>
            </w:tcBorders>
          </w:tcPr>
          <w:p w14:paraId="5AC1ADF9" w14:textId="77777777" w:rsidR="003735F8" w:rsidRDefault="004E0E58">
            <w:pPr>
              <w:pStyle w:val="TableParagraph"/>
              <w:spacing w:before="79"/>
              <w:ind w:right="10"/>
              <w:rPr>
                <w:sz w:val="12"/>
              </w:rPr>
            </w:pPr>
            <w:r>
              <w:rPr>
                <w:sz w:val="12"/>
              </w:rPr>
              <w:t>0.98</w:t>
            </w:r>
          </w:p>
        </w:tc>
        <w:tc>
          <w:tcPr>
            <w:tcW w:w="1801" w:type="dxa"/>
            <w:tcBorders>
              <w:top w:val="single" w:sz="4" w:space="0" w:color="000000"/>
              <w:bottom w:val="single" w:sz="4" w:space="0" w:color="000000"/>
              <w:right w:val="single" w:sz="4" w:space="0" w:color="000000"/>
            </w:tcBorders>
          </w:tcPr>
          <w:p w14:paraId="533C17E7" w14:textId="77777777" w:rsidR="003735F8" w:rsidRDefault="004E0E58">
            <w:pPr>
              <w:pStyle w:val="TableParagraph"/>
              <w:spacing w:before="79"/>
              <w:ind w:left="71" w:right="61"/>
              <w:jc w:val="center"/>
              <w:rPr>
                <w:sz w:val="12"/>
              </w:rPr>
            </w:pPr>
            <w:r>
              <w:rPr>
                <w:sz w:val="12"/>
              </w:rPr>
              <w:t>ARIMA_with_covariates</w:t>
            </w:r>
          </w:p>
        </w:tc>
        <w:tc>
          <w:tcPr>
            <w:tcW w:w="582" w:type="dxa"/>
            <w:tcBorders>
              <w:top w:val="single" w:sz="4" w:space="0" w:color="000000"/>
              <w:left w:val="single" w:sz="4" w:space="0" w:color="000000"/>
              <w:bottom w:val="single" w:sz="4" w:space="0" w:color="000000"/>
              <w:right w:val="single" w:sz="4" w:space="0" w:color="000000"/>
            </w:tcBorders>
          </w:tcPr>
          <w:p w14:paraId="436DC8B7" w14:textId="77777777" w:rsidR="003735F8" w:rsidRDefault="004E0E58">
            <w:pPr>
              <w:pStyle w:val="TableParagraph"/>
              <w:spacing w:before="79"/>
              <w:ind w:right="15"/>
              <w:rPr>
                <w:sz w:val="12"/>
              </w:rPr>
            </w:pPr>
            <w:r>
              <w:rPr>
                <w:sz w:val="12"/>
              </w:rPr>
              <w:t>0.37</w:t>
            </w:r>
          </w:p>
        </w:tc>
        <w:tc>
          <w:tcPr>
            <w:tcW w:w="760" w:type="dxa"/>
            <w:tcBorders>
              <w:top w:val="single" w:sz="4" w:space="0" w:color="000000"/>
              <w:left w:val="single" w:sz="4" w:space="0" w:color="000000"/>
              <w:bottom w:val="single" w:sz="4" w:space="0" w:color="000000"/>
            </w:tcBorders>
          </w:tcPr>
          <w:p w14:paraId="65B9FF7A" w14:textId="77777777" w:rsidR="003735F8" w:rsidRDefault="004E0E58">
            <w:pPr>
              <w:pStyle w:val="TableParagraph"/>
              <w:spacing w:before="79"/>
              <w:ind w:right="9"/>
              <w:rPr>
                <w:sz w:val="12"/>
              </w:rPr>
            </w:pPr>
            <w:r>
              <w:rPr>
                <w:sz w:val="12"/>
              </w:rPr>
              <w:t>0.54</w:t>
            </w:r>
          </w:p>
        </w:tc>
      </w:tr>
      <w:tr w:rsidR="003735F8" w14:paraId="5B1B015B" w14:textId="77777777">
        <w:trPr>
          <w:trHeight w:val="302"/>
        </w:trPr>
        <w:tc>
          <w:tcPr>
            <w:tcW w:w="1800" w:type="dxa"/>
            <w:tcBorders>
              <w:top w:val="single" w:sz="4" w:space="0" w:color="000000"/>
              <w:bottom w:val="single" w:sz="4" w:space="0" w:color="000000"/>
              <w:right w:val="single" w:sz="4" w:space="0" w:color="000000"/>
            </w:tcBorders>
          </w:tcPr>
          <w:p w14:paraId="07EDEE39" w14:textId="77777777" w:rsidR="003735F8" w:rsidRDefault="004E0E58">
            <w:pPr>
              <w:pStyle w:val="TableParagraph"/>
              <w:spacing w:before="84"/>
              <w:ind w:left="68" w:right="53"/>
              <w:jc w:val="center"/>
              <w:rPr>
                <w:sz w:val="12"/>
              </w:rPr>
            </w:pPr>
            <w:r>
              <w:rPr>
                <w:sz w:val="12"/>
              </w:rPr>
              <w:t>ARIMA</w:t>
            </w:r>
            <w:r>
              <w:rPr>
                <w:sz w:val="12"/>
              </w:rPr>
              <w:t>_with_TMAX_covariate</w:t>
            </w:r>
          </w:p>
        </w:tc>
        <w:tc>
          <w:tcPr>
            <w:tcW w:w="581" w:type="dxa"/>
            <w:tcBorders>
              <w:top w:val="single" w:sz="4" w:space="0" w:color="000000"/>
              <w:left w:val="single" w:sz="4" w:space="0" w:color="000000"/>
              <w:bottom w:val="single" w:sz="4" w:space="0" w:color="000000"/>
              <w:right w:val="single" w:sz="4" w:space="0" w:color="000000"/>
            </w:tcBorders>
          </w:tcPr>
          <w:p w14:paraId="4DD8B1A2" w14:textId="77777777" w:rsidR="003735F8" w:rsidRDefault="004E0E58">
            <w:pPr>
              <w:pStyle w:val="TableParagraph"/>
              <w:spacing w:before="84"/>
              <w:ind w:right="11"/>
              <w:rPr>
                <w:sz w:val="12"/>
              </w:rPr>
            </w:pPr>
            <w:r>
              <w:rPr>
                <w:sz w:val="12"/>
              </w:rPr>
              <w:t>0.02</w:t>
            </w:r>
          </w:p>
        </w:tc>
        <w:tc>
          <w:tcPr>
            <w:tcW w:w="759" w:type="dxa"/>
            <w:tcBorders>
              <w:top w:val="single" w:sz="4" w:space="0" w:color="000000"/>
              <w:left w:val="single" w:sz="4" w:space="0" w:color="000000"/>
              <w:bottom w:val="single" w:sz="4" w:space="0" w:color="000000"/>
            </w:tcBorders>
          </w:tcPr>
          <w:p w14:paraId="0D238526" w14:textId="77777777" w:rsidR="003735F8" w:rsidRDefault="004E0E58">
            <w:pPr>
              <w:pStyle w:val="TableParagraph"/>
              <w:spacing w:before="84"/>
              <w:ind w:right="4"/>
              <w:rPr>
                <w:sz w:val="12"/>
              </w:rPr>
            </w:pPr>
            <w:r>
              <w:rPr>
                <w:sz w:val="12"/>
              </w:rPr>
              <w:t>0.89</w:t>
            </w:r>
          </w:p>
        </w:tc>
        <w:tc>
          <w:tcPr>
            <w:tcW w:w="1743" w:type="dxa"/>
            <w:tcBorders>
              <w:top w:val="single" w:sz="4" w:space="0" w:color="000000"/>
              <w:bottom w:val="single" w:sz="4" w:space="0" w:color="000000"/>
              <w:right w:val="single" w:sz="4" w:space="0" w:color="000000"/>
            </w:tcBorders>
          </w:tcPr>
          <w:p w14:paraId="26B7A87F" w14:textId="77777777" w:rsidR="003735F8" w:rsidRDefault="004E0E58">
            <w:pPr>
              <w:pStyle w:val="TableParagraph"/>
              <w:spacing w:before="84"/>
              <w:ind w:left="42" w:right="31"/>
              <w:jc w:val="center"/>
              <w:rPr>
                <w:sz w:val="12"/>
              </w:rPr>
            </w:pPr>
            <w:r>
              <w:rPr>
                <w:sz w:val="12"/>
              </w:rPr>
              <w:t>ARIMA_with_TMAX_covariate</w:t>
            </w:r>
          </w:p>
        </w:tc>
        <w:tc>
          <w:tcPr>
            <w:tcW w:w="581" w:type="dxa"/>
            <w:tcBorders>
              <w:top w:val="single" w:sz="4" w:space="0" w:color="000000"/>
              <w:left w:val="single" w:sz="4" w:space="0" w:color="000000"/>
              <w:bottom w:val="single" w:sz="4" w:space="0" w:color="000000"/>
              <w:right w:val="single" w:sz="4" w:space="0" w:color="000000"/>
            </w:tcBorders>
          </w:tcPr>
          <w:p w14:paraId="6EC7D19F" w14:textId="77777777" w:rsidR="003735F8" w:rsidRDefault="004E0E58">
            <w:pPr>
              <w:pStyle w:val="TableParagraph"/>
              <w:spacing w:before="84"/>
              <w:ind w:right="12"/>
              <w:rPr>
                <w:sz w:val="12"/>
              </w:rPr>
            </w:pPr>
            <w:r>
              <w:rPr>
                <w:sz w:val="12"/>
              </w:rPr>
              <w:t>2.71</w:t>
            </w:r>
          </w:p>
        </w:tc>
        <w:tc>
          <w:tcPr>
            <w:tcW w:w="759" w:type="dxa"/>
            <w:tcBorders>
              <w:top w:val="single" w:sz="4" w:space="0" w:color="000000"/>
              <w:left w:val="single" w:sz="4" w:space="0" w:color="000000"/>
              <w:bottom w:val="single" w:sz="4" w:space="0" w:color="000000"/>
            </w:tcBorders>
          </w:tcPr>
          <w:p w14:paraId="02C1B787" w14:textId="77777777" w:rsidR="003735F8" w:rsidRDefault="004E0E58">
            <w:pPr>
              <w:pStyle w:val="TableParagraph"/>
              <w:spacing w:before="84"/>
              <w:ind w:right="12"/>
              <w:rPr>
                <w:sz w:val="12"/>
              </w:rPr>
            </w:pPr>
            <w:r>
              <w:rPr>
                <w:sz w:val="12"/>
              </w:rPr>
              <w:t>0.10</w:t>
            </w:r>
          </w:p>
        </w:tc>
        <w:tc>
          <w:tcPr>
            <w:tcW w:w="1801" w:type="dxa"/>
            <w:tcBorders>
              <w:top w:val="single" w:sz="4" w:space="0" w:color="000000"/>
              <w:bottom w:val="single" w:sz="4" w:space="0" w:color="000000"/>
              <w:right w:val="single" w:sz="4" w:space="0" w:color="000000"/>
            </w:tcBorders>
          </w:tcPr>
          <w:p w14:paraId="5CAA65C5" w14:textId="77777777" w:rsidR="003735F8" w:rsidRDefault="004E0E58">
            <w:pPr>
              <w:pStyle w:val="TableParagraph"/>
              <w:spacing w:before="84"/>
              <w:ind w:left="71" w:right="61"/>
              <w:jc w:val="center"/>
              <w:rPr>
                <w:sz w:val="12"/>
              </w:rPr>
            </w:pPr>
            <w:r>
              <w:rPr>
                <w:sz w:val="12"/>
              </w:rPr>
              <w:t>ARIMA_with_TMAX_covariate</w:t>
            </w:r>
          </w:p>
        </w:tc>
        <w:tc>
          <w:tcPr>
            <w:tcW w:w="582" w:type="dxa"/>
            <w:tcBorders>
              <w:top w:val="single" w:sz="4" w:space="0" w:color="000000"/>
              <w:left w:val="single" w:sz="4" w:space="0" w:color="000000"/>
              <w:bottom w:val="single" w:sz="4" w:space="0" w:color="000000"/>
              <w:right w:val="single" w:sz="4" w:space="0" w:color="000000"/>
            </w:tcBorders>
          </w:tcPr>
          <w:p w14:paraId="100F2B76" w14:textId="77777777" w:rsidR="003735F8" w:rsidRDefault="004E0E58">
            <w:pPr>
              <w:pStyle w:val="TableParagraph"/>
              <w:spacing w:before="84"/>
              <w:ind w:right="15"/>
              <w:rPr>
                <w:sz w:val="12"/>
              </w:rPr>
            </w:pPr>
            <w:r>
              <w:rPr>
                <w:sz w:val="12"/>
              </w:rPr>
              <w:t>0.03</w:t>
            </w:r>
          </w:p>
        </w:tc>
        <w:tc>
          <w:tcPr>
            <w:tcW w:w="760" w:type="dxa"/>
            <w:tcBorders>
              <w:top w:val="single" w:sz="4" w:space="0" w:color="000000"/>
              <w:left w:val="single" w:sz="4" w:space="0" w:color="000000"/>
              <w:bottom w:val="single" w:sz="4" w:space="0" w:color="000000"/>
            </w:tcBorders>
          </w:tcPr>
          <w:p w14:paraId="3102FFC5" w14:textId="77777777" w:rsidR="003735F8" w:rsidRDefault="004E0E58">
            <w:pPr>
              <w:pStyle w:val="TableParagraph"/>
              <w:spacing w:before="84"/>
              <w:ind w:right="9"/>
              <w:rPr>
                <w:sz w:val="12"/>
              </w:rPr>
            </w:pPr>
            <w:r>
              <w:rPr>
                <w:sz w:val="12"/>
              </w:rPr>
              <w:t>0.85</w:t>
            </w:r>
          </w:p>
        </w:tc>
      </w:tr>
      <w:tr w:rsidR="003735F8" w14:paraId="7EF12167" w14:textId="77777777">
        <w:trPr>
          <w:trHeight w:val="302"/>
        </w:trPr>
        <w:tc>
          <w:tcPr>
            <w:tcW w:w="1800" w:type="dxa"/>
            <w:tcBorders>
              <w:top w:val="single" w:sz="4" w:space="0" w:color="000000"/>
              <w:bottom w:val="single" w:sz="4" w:space="0" w:color="000000"/>
              <w:right w:val="single" w:sz="4" w:space="0" w:color="000000"/>
            </w:tcBorders>
          </w:tcPr>
          <w:p w14:paraId="360FE344" w14:textId="77777777" w:rsidR="003735F8" w:rsidRDefault="004E0E58">
            <w:pPr>
              <w:pStyle w:val="TableParagraph"/>
              <w:spacing w:before="84"/>
              <w:ind w:left="68" w:right="53"/>
              <w:jc w:val="center"/>
              <w:rPr>
                <w:sz w:val="12"/>
              </w:rPr>
            </w:pPr>
            <w:r>
              <w:rPr>
                <w:sz w:val="12"/>
              </w:rPr>
              <w:t>ARIMA</w:t>
            </w:r>
            <w:r>
              <w:rPr>
                <w:sz w:val="12"/>
              </w:rPr>
              <w:t>_with_EMXT_covariate</w:t>
            </w:r>
          </w:p>
        </w:tc>
        <w:tc>
          <w:tcPr>
            <w:tcW w:w="581" w:type="dxa"/>
            <w:tcBorders>
              <w:top w:val="single" w:sz="4" w:space="0" w:color="000000"/>
              <w:left w:val="single" w:sz="4" w:space="0" w:color="000000"/>
              <w:bottom w:val="single" w:sz="4" w:space="0" w:color="000000"/>
              <w:right w:val="single" w:sz="4" w:space="0" w:color="000000"/>
            </w:tcBorders>
          </w:tcPr>
          <w:p w14:paraId="1A8E6E10" w14:textId="77777777" w:rsidR="003735F8" w:rsidRDefault="004E0E58">
            <w:pPr>
              <w:pStyle w:val="TableParagraph"/>
              <w:spacing w:before="84"/>
              <w:ind w:right="11"/>
              <w:rPr>
                <w:sz w:val="12"/>
              </w:rPr>
            </w:pPr>
            <w:r>
              <w:rPr>
                <w:sz w:val="12"/>
              </w:rPr>
              <w:t>0.24</w:t>
            </w:r>
          </w:p>
        </w:tc>
        <w:tc>
          <w:tcPr>
            <w:tcW w:w="759" w:type="dxa"/>
            <w:tcBorders>
              <w:top w:val="single" w:sz="4" w:space="0" w:color="000000"/>
              <w:left w:val="single" w:sz="4" w:space="0" w:color="000000"/>
              <w:bottom w:val="single" w:sz="4" w:space="0" w:color="000000"/>
            </w:tcBorders>
          </w:tcPr>
          <w:p w14:paraId="652124CA" w14:textId="77777777" w:rsidR="003735F8" w:rsidRDefault="004E0E58">
            <w:pPr>
              <w:pStyle w:val="TableParagraph"/>
              <w:spacing w:before="84"/>
              <w:ind w:right="4"/>
              <w:rPr>
                <w:sz w:val="12"/>
              </w:rPr>
            </w:pPr>
            <w:r>
              <w:rPr>
                <w:sz w:val="12"/>
              </w:rPr>
              <w:t>0.62</w:t>
            </w:r>
          </w:p>
        </w:tc>
        <w:tc>
          <w:tcPr>
            <w:tcW w:w="1743" w:type="dxa"/>
            <w:tcBorders>
              <w:top w:val="single" w:sz="4" w:space="0" w:color="000000"/>
              <w:bottom w:val="single" w:sz="4" w:space="0" w:color="000000"/>
              <w:right w:val="single" w:sz="4" w:space="0" w:color="000000"/>
            </w:tcBorders>
          </w:tcPr>
          <w:p w14:paraId="438D5670" w14:textId="77777777" w:rsidR="003735F8" w:rsidRDefault="004E0E58">
            <w:pPr>
              <w:pStyle w:val="TableParagraph"/>
              <w:spacing w:before="84"/>
              <w:ind w:left="42" w:right="31"/>
              <w:jc w:val="center"/>
              <w:rPr>
                <w:sz w:val="12"/>
              </w:rPr>
            </w:pPr>
            <w:r>
              <w:rPr>
                <w:sz w:val="12"/>
              </w:rPr>
              <w:t>ARIMA_with_EMXT_covariate</w:t>
            </w:r>
          </w:p>
        </w:tc>
        <w:tc>
          <w:tcPr>
            <w:tcW w:w="581" w:type="dxa"/>
            <w:tcBorders>
              <w:top w:val="single" w:sz="4" w:space="0" w:color="000000"/>
              <w:left w:val="single" w:sz="4" w:space="0" w:color="000000"/>
              <w:bottom w:val="single" w:sz="4" w:space="0" w:color="000000"/>
              <w:right w:val="single" w:sz="4" w:space="0" w:color="000000"/>
            </w:tcBorders>
          </w:tcPr>
          <w:p w14:paraId="2039E699" w14:textId="77777777" w:rsidR="003735F8" w:rsidRDefault="004E0E58">
            <w:pPr>
              <w:pStyle w:val="TableParagraph"/>
              <w:spacing w:before="84"/>
              <w:ind w:right="14"/>
              <w:rPr>
                <w:sz w:val="12"/>
              </w:rPr>
            </w:pPr>
            <w:r>
              <w:rPr>
                <w:sz w:val="12"/>
              </w:rPr>
              <w:t>0</w:t>
            </w:r>
          </w:p>
        </w:tc>
        <w:tc>
          <w:tcPr>
            <w:tcW w:w="759" w:type="dxa"/>
            <w:tcBorders>
              <w:top w:val="single" w:sz="4" w:space="0" w:color="000000"/>
              <w:left w:val="single" w:sz="4" w:space="0" w:color="000000"/>
              <w:bottom w:val="single" w:sz="4" w:space="0" w:color="000000"/>
            </w:tcBorders>
          </w:tcPr>
          <w:p w14:paraId="6850423D" w14:textId="77777777" w:rsidR="003735F8" w:rsidRDefault="004E0E58">
            <w:pPr>
              <w:pStyle w:val="TableParagraph"/>
              <w:spacing w:before="84"/>
              <w:ind w:right="10"/>
              <w:rPr>
                <w:sz w:val="12"/>
              </w:rPr>
            </w:pPr>
            <w:r>
              <w:rPr>
                <w:sz w:val="12"/>
              </w:rPr>
              <w:t>0.96</w:t>
            </w:r>
          </w:p>
        </w:tc>
        <w:tc>
          <w:tcPr>
            <w:tcW w:w="1801" w:type="dxa"/>
            <w:tcBorders>
              <w:top w:val="single" w:sz="4" w:space="0" w:color="000000"/>
              <w:bottom w:val="single" w:sz="4" w:space="0" w:color="000000"/>
              <w:right w:val="single" w:sz="4" w:space="0" w:color="000000"/>
            </w:tcBorders>
          </w:tcPr>
          <w:p w14:paraId="6A0A0303" w14:textId="77777777" w:rsidR="003735F8" w:rsidRDefault="004E0E58">
            <w:pPr>
              <w:pStyle w:val="TableParagraph"/>
              <w:spacing w:before="84"/>
              <w:ind w:left="71" w:right="61"/>
              <w:jc w:val="center"/>
              <w:rPr>
                <w:sz w:val="12"/>
              </w:rPr>
            </w:pPr>
            <w:r>
              <w:rPr>
                <w:sz w:val="12"/>
              </w:rPr>
              <w:t>ARIMA_with_EMXT_covariate</w:t>
            </w:r>
          </w:p>
        </w:tc>
        <w:tc>
          <w:tcPr>
            <w:tcW w:w="582" w:type="dxa"/>
            <w:tcBorders>
              <w:top w:val="single" w:sz="4" w:space="0" w:color="000000"/>
              <w:left w:val="single" w:sz="4" w:space="0" w:color="000000"/>
              <w:bottom w:val="single" w:sz="4" w:space="0" w:color="000000"/>
              <w:right w:val="single" w:sz="4" w:space="0" w:color="000000"/>
            </w:tcBorders>
          </w:tcPr>
          <w:p w14:paraId="1D2276AA" w14:textId="77777777" w:rsidR="003735F8" w:rsidRDefault="004E0E58">
            <w:pPr>
              <w:pStyle w:val="TableParagraph"/>
              <w:spacing w:before="84"/>
              <w:ind w:right="15"/>
              <w:rPr>
                <w:sz w:val="12"/>
              </w:rPr>
            </w:pPr>
            <w:r>
              <w:rPr>
                <w:sz w:val="12"/>
              </w:rPr>
              <w:t>0.77</w:t>
            </w:r>
          </w:p>
        </w:tc>
        <w:tc>
          <w:tcPr>
            <w:tcW w:w="760" w:type="dxa"/>
            <w:tcBorders>
              <w:top w:val="single" w:sz="4" w:space="0" w:color="000000"/>
              <w:left w:val="single" w:sz="4" w:space="0" w:color="000000"/>
              <w:bottom w:val="single" w:sz="4" w:space="0" w:color="000000"/>
            </w:tcBorders>
          </w:tcPr>
          <w:p w14:paraId="4E2F12CD" w14:textId="77777777" w:rsidR="003735F8" w:rsidRDefault="004E0E58">
            <w:pPr>
              <w:pStyle w:val="TableParagraph"/>
              <w:spacing w:before="84"/>
              <w:ind w:right="9"/>
              <w:rPr>
                <w:sz w:val="12"/>
              </w:rPr>
            </w:pPr>
            <w:r>
              <w:rPr>
                <w:sz w:val="12"/>
              </w:rPr>
              <w:t>0.38</w:t>
            </w:r>
          </w:p>
        </w:tc>
      </w:tr>
      <w:tr w:rsidR="003735F8" w14:paraId="5B6EC7F8" w14:textId="77777777">
        <w:trPr>
          <w:trHeight w:val="297"/>
        </w:trPr>
        <w:tc>
          <w:tcPr>
            <w:tcW w:w="1800" w:type="dxa"/>
            <w:tcBorders>
              <w:top w:val="single" w:sz="4" w:space="0" w:color="000000"/>
              <w:bottom w:val="single" w:sz="4" w:space="0" w:color="000000"/>
              <w:right w:val="single" w:sz="4" w:space="0" w:color="000000"/>
            </w:tcBorders>
          </w:tcPr>
          <w:p w14:paraId="039B71F2" w14:textId="77777777" w:rsidR="003735F8" w:rsidRDefault="004E0E58">
            <w:pPr>
              <w:pStyle w:val="TableParagraph"/>
              <w:spacing w:before="79"/>
              <w:ind w:left="68" w:right="53"/>
              <w:jc w:val="center"/>
              <w:rPr>
                <w:sz w:val="12"/>
              </w:rPr>
            </w:pPr>
            <w:r>
              <w:rPr>
                <w:sz w:val="12"/>
              </w:rPr>
              <w:t>TSLM_with_covariates</w:t>
            </w:r>
          </w:p>
        </w:tc>
        <w:tc>
          <w:tcPr>
            <w:tcW w:w="581" w:type="dxa"/>
            <w:tcBorders>
              <w:top w:val="single" w:sz="4" w:space="0" w:color="000000"/>
              <w:left w:val="single" w:sz="4" w:space="0" w:color="000000"/>
              <w:bottom w:val="single" w:sz="4" w:space="0" w:color="000000"/>
              <w:right w:val="single" w:sz="4" w:space="0" w:color="000000"/>
            </w:tcBorders>
          </w:tcPr>
          <w:p w14:paraId="7D6EF866" w14:textId="77777777" w:rsidR="003735F8" w:rsidRDefault="004E0E58">
            <w:pPr>
              <w:pStyle w:val="TableParagraph"/>
              <w:spacing w:before="79"/>
              <w:ind w:right="11"/>
              <w:rPr>
                <w:sz w:val="12"/>
              </w:rPr>
            </w:pPr>
            <w:r>
              <w:rPr>
                <w:sz w:val="12"/>
              </w:rPr>
              <w:t>9.63</w:t>
            </w:r>
          </w:p>
        </w:tc>
        <w:tc>
          <w:tcPr>
            <w:tcW w:w="759" w:type="dxa"/>
            <w:tcBorders>
              <w:top w:val="single" w:sz="4" w:space="0" w:color="000000"/>
              <w:left w:val="single" w:sz="4" w:space="0" w:color="000000"/>
              <w:bottom w:val="single" w:sz="4" w:space="0" w:color="000000"/>
            </w:tcBorders>
          </w:tcPr>
          <w:p w14:paraId="253C56B2" w14:textId="77777777" w:rsidR="003735F8" w:rsidRDefault="004E0E58">
            <w:pPr>
              <w:pStyle w:val="TableParagraph"/>
              <w:spacing w:before="79"/>
              <w:ind w:right="4"/>
              <w:rPr>
                <w:sz w:val="12"/>
              </w:rPr>
            </w:pPr>
            <w:r>
              <w:rPr>
                <w:sz w:val="12"/>
              </w:rPr>
              <w:t>0</w:t>
            </w:r>
          </w:p>
        </w:tc>
        <w:tc>
          <w:tcPr>
            <w:tcW w:w="1743" w:type="dxa"/>
            <w:tcBorders>
              <w:top w:val="single" w:sz="4" w:space="0" w:color="000000"/>
              <w:bottom w:val="single" w:sz="4" w:space="0" w:color="000000"/>
              <w:right w:val="single" w:sz="4" w:space="0" w:color="000000"/>
            </w:tcBorders>
          </w:tcPr>
          <w:p w14:paraId="16D6A509" w14:textId="77777777" w:rsidR="003735F8" w:rsidRDefault="004E0E58">
            <w:pPr>
              <w:pStyle w:val="TableParagraph"/>
              <w:spacing w:before="79"/>
              <w:ind w:left="42" w:right="31"/>
              <w:jc w:val="center"/>
              <w:rPr>
                <w:sz w:val="12"/>
              </w:rPr>
            </w:pPr>
            <w:r>
              <w:rPr>
                <w:sz w:val="12"/>
              </w:rPr>
              <w:t>TSLM_with_covariates</w:t>
            </w:r>
          </w:p>
        </w:tc>
        <w:tc>
          <w:tcPr>
            <w:tcW w:w="581" w:type="dxa"/>
            <w:tcBorders>
              <w:top w:val="single" w:sz="4" w:space="0" w:color="000000"/>
              <w:left w:val="single" w:sz="4" w:space="0" w:color="000000"/>
              <w:bottom w:val="single" w:sz="4" w:space="0" w:color="000000"/>
              <w:right w:val="single" w:sz="4" w:space="0" w:color="000000"/>
            </w:tcBorders>
          </w:tcPr>
          <w:p w14:paraId="438610DA" w14:textId="77777777" w:rsidR="003735F8" w:rsidRDefault="004E0E58">
            <w:pPr>
              <w:pStyle w:val="TableParagraph"/>
              <w:spacing w:before="79"/>
              <w:ind w:right="12"/>
              <w:rPr>
                <w:sz w:val="12"/>
              </w:rPr>
            </w:pPr>
            <w:r>
              <w:rPr>
                <w:sz w:val="12"/>
              </w:rPr>
              <w:t>2.09</w:t>
            </w:r>
          </w:p>
        </w:tc>
        <w:tc>
          <w:tcPr>
            <w:tcW w:w="759" w:type="dxa"/>
            <w:tcBorders>
              <w:top w:val="single" w:sz="4" w:space="0" w:color="000000"/>
              <w:left w:val="single" w:sz="4" w:space="0" w:color="000000"/>
              <w:bottom w:val="single" w:sz="4" w:space="0" w:color="000000"/>
            </w:tcBorders>
          </w:tcPr>
          <w:p w14:paraId="09415916" w14:textId="77777777" w:rsidR="003735F8" w:rsidRDefault="004E0E58">
            <w:pPr>
              <w:pStyle w:val="TableParagraph"/>
              <w:spacing w:before="79"/>
              <w:ind w:right="10"/>
              <w:rPr>
                <w:sz w:val="12"/>
              </w:rPr>
            </w:pPr>
            <w:r>
              <w:rPr>
                <w:sz w:val="12"/>
              </w:rPr>
              <w:t>0.15</w:t>
            </w:r>
          </w:p>
        </w:tc>
        <w:tc>
          <w:tcPr>
            <w:tcW w:w="1801" w:type="dxa"/>
            <w:tcBorders>
              <w:top w:val="single" w:sz="4" w:space="0" w:color="000000"/>
              <w:bottom w:val="single" w:sz="4" w:space="0" w:color="000000"/>
              <w:right w:val="single" w:sz="4" w:space="0" w:color="000000"/>
            </w:tcBorders>
          </w:tcPr>
          <w:p w14:paraId="2B0344F6" w14:textId="77777777" w:rsidR="003735F8" w:rsidRDefault="004E0E58">
            <w:pPr>
              <w:pStyle w:val="TableParagraph"/>
              <w:spacing w:before="79"/>
              <w:ind w:left="71" w:right="61"/>
              <w:jc w:val="center"/>
              <w:rPr>
                <w:sz w:val="12"/>
              </w:rPr>
            </w:pPr>
            <w:r>
              <w:rPr>
                <w:sz w:val="12"/>
              </w:rPr>
              <w:t>TSLM_with_covariates</w:t>
            </w:r>
          </w:p>
        </w:tc>
        <w:tc>
          <w:tcPr>
            <w:tcW w:w="582" w:type="dxa"/>
            <w:tcBorders>
              <w:top w:val="single" w:sz="4" w:space="0" w:color="000000"/>
              <w:left w:val="single" w:sz="4" w:space="0" w:color="000000"/>
              <w:bottom w:val="single" w:sz="4" w:space="0" w:color="000000"/>
              <w:right w:val="single" w:sz="4" w:space="0" w:color="000000"/>
            </w:tcBorders>
          </w:tcPr>
          <w:p w14:paraId="37794C09" w14:textId="77777777" w:rsidR="003735F8" w:rsidRDefault="004E0E58">
            <w:pPr>
              <w:pStyle w:val="TableParagraph"/>
              <w:spacing w:before="79"/>
              <w:ind w:right="15"/>
              <w:rPr>
                <w:sz w:val="12"/>
              </w:rPr>
            </w:pPr>
            <w:r>
              <w:rPr>
                <w:sz w:val="12"/>
              </w:rPr>
              <w:t>2.73</w:t>
            </w:r>
          </w:p>
        </w:tc>
        <w:tc>
          <w:tcPr>
            <w:tcW w:w="760" w:type="dxa"/>
            <w:tcBorders>
              <w:top w:val="single" w:sz="4" w:space="0" w:color="000000"/>
              <w:left w:val="single" w:sz="4" w:space="0" w:color="000000"/>
              <w:bottom w:val="single" w:sz="4" w:space="0" w:color="000000"/>
            </w:tcBorders>
          </w:tcPr>
          <w:p w14:paraId="4366D7BA" w14:textId="77777777" w:rsidR="003735F8" w:rsidRDefault="004E0E58">
            <w:pPr>
              <w:pStyle w:val="TableParagraph"/>
              <w:spacing w:before="79"/>
              <w:ind w:right="11"/>
              <w:rPr>
                <w:sz w:val="12"/>
              </w:rPr>
            </w:pPr>
            <w:r>
              <w:rPr>
                <w:sz w:val="12"/>
              </w:rPr>
              <w:t>0.10</w:t>
            </w:r>
          </w:p>
        </w:tc>
      </w:tr>
      <w:tr w:rsidR="003735F8" w14:paraId="4C3A2E65" w14:textId="77777777">
        <w:trPr>
          <w:trHeight w:val="320"/>
        </w:trPr>
        <w:tc>
          <w:tcPr>
            <w:tcW w:w="1800" w:type="dxa"/>
            <w:tcBorders>
              <w:top w:val="single" w:sz="4" w:space="0" w:color="000000"/>
              <w:right w:val="single" w:sz="4" w:space="0" w:color="000000"/>
            </w:tcBorders>
          </w:tcPr>
          <w:p w14:paraId="43FA6749" w14:textId="77777777" w:rsidR="003735F8" w:rsidRDefault="004E0E58">
            <w:pPr>
              <w:pStyle w:val="TableParagraph"/>
              <w:spacing w:before="93"/>
              <w:ind w:left="68" w:right="53"/>
              <w:jc w:val="center"/>
              <w:rPr>
                <w:sz w:val="12"/>
              </w:rPr>
            </w:pPr>
            <w:r>
              <w:rPr>
                <w:sz w:val="12"/>
              </w:rPr>
              <w:t>TSLM_with_TMAX_covariate</w:t>
            </w:r>
          </w:p>
        </w:tc>
        <w:tc>
          <w:tcPr>
            <w:tcW w:w="581" w:type="dxa"/>
            <w:tcBorders>
              <w:top w:val="single" w:sz="4" w:space="0" w:color="000000"/>
              <w:left w:val="single" w:sz="4" w:space="0" w:color="000000"/>
              <w:right w:val="single" w:sz="4" w:space="0" w:color="000000"/>
            </w:tcBorders>
          </w:tcPr>
          <w:p w14:paraId="78592E76" w14:textId="77777777" w:rsidR="003735F8" w:rsidRDefault="004E0E58">
            <w:pPr>
              <w:pStyle w:val="TableParagraph"/>
              <w:spacing w:before="93"/>
              <w:ind w:right="11"/>
              <w:rPr>
                <w:sz w:val="12"/>
              </w:rPr>
            </w:pPr>
            <w:r>
              <w:rPr>
                <w:sz w:val="12"/>
              </w:rPr>
              <w:t>8.16</w:t>
            </w:r>
          </w:p>
        </w:tc>
        <w:tc>
          <w:tcPr>
            <w:tcW w:w="759" w:type="dxa"/>
            <w:tcBorders>
              <w:top w:val="single" w:sz="4" w:space="0" w:color="000000"/>
              <w:left w:val="single" w:sz="4" w:space="0" w:color="000000"/>
            </w:tcBorders>
          </w:tcPr>
          <w:p w14:paraId="105867FF" w14:textId="77777777" w:rsidR="003735F8" w:rsidRDefault="004E0E58">
            <w:pPr>
              <w:pStyle w:val="TableParagraph"/>
              <w:spacing w:before="93"/>
              <w:ind w:right="4"/>
              <w:rPr>
                <w:sz w:val="12"/>
              </w:rPr>
            </w:pPr>
            <w:r>
              <w:rPr>
                <w:sz w:val="12"/>
              </w:rPr>
              <w:t>0</w:t>
            </w:r>
          </w:p>
        </w:tc>
        <w:tc>
          <w:tcPr>
            <w:tcW w:w="1743" w:type="dxa"/>
            <w:tcBorders>
              <w:top w:val="single" w:sz="4" w:space="0" w:color="000000"/>
              <w:right w:val="single" w:sz="4" w:space="0" w:color="000000"/>
            </w:tcBorders>
          </w:tcPr>
          <w:p w14:paraId="2A9A5052" w14:textId="77777777" w:rsidR="003735F8" w:rsidRDefault="004E0E58">
            <w:pPr>
              <w:pStyle w:val="TableParagraph"/>
              <w:spacing w:before="93"/>
              <w:ind w:left="42" w:right="31"/>
              <w:jc w:val="center"/>
              <w:rPr>
                <w:sz w:val="12"/>
              </w:rPr>
            </w:pPr>
            <w:r>
              <w:rPr>
                <w:sz w:val="12"/>
              </w:rPr>
              <w:t>TSLM_with_TMAX_covariate</w:t>
            </w:r>
          </w:p>
        </w:tc>
        <w:tc>
          <w:tcPr>
            <w:tcW w:w="581" w:type="dxa"/>
            <w:tcBorders>
              <w:top w:val="single" w:sz="4" w:space="0" w:color="000000"/>
              <w:left w:val="single" w:sz="4" w:space="0" w:color="000000"/>
              <w:right w:val="single" w:sz="4" w:space="0" w:color="000000"/>
            </w:tcBorders>
          </w:tcPr>
          <w:p w14:paraId="7D08137B" w14:textId="77777777" w:rsidR="003735F8" w:rsidRDefault="004E0E58">
            <w:pPr>
              <w:pStyle w:val="TableParagraph"/>
              <w:spacing w:before="93"/>
              <w:ind w:right="12"/>
              <w:rPr>
                <w:sz w:val="12"/>
              </w:rPr>
            </w:pPr>
            <w:r>
              <w:rPr>
                <w:sz w:val="12"/>
              </w:rPr>
              <w:t>1.99</w:t>
            </w:r>
          </w:p>
        </w:tc>
        <w:tc>
          <w:tcPr>
            <w:tcW w:w="759" w:type="dxa"/>
            <w:tcBorders>
              <w:top w:val="single" w:sz="4" w:space="0" w:color="000000"/>
              <w:left w:val="single" w:sz="4" w:space="0" w:color="000000"/>
            </w:tcBorders>
          </w:tcPr>
          <w:p w14:paraId="39E050A4" w14:textId="77777777" w:rsidR="003735F8" w:rsidRDefault="004E0E58">
            <w:pPr>
              <w:pStyle w:val="TableParagraph"/>
              <w:spacing w:before="93"/>
              <w:ind w:right="10"/>
              <w:rPr>
                <w:sz w:val="12"/>
              </w:rPr>
            </w:pPr>
            <w:r>
              <w:rPr>
                <w:sz w:val="12"/>
              </w:rPr>
              <w:t>0.16</w:t>
            </w:r>
          </w:p>
        </w:tc>
        <w:tc>
          <w:tcPr>
            <w:tcW w:w="1801" w:type="dxa"/>
            <w:tcBorders>
              <w:top w:val="single" w:sz="4" w:space="0" w:color="000000"/>
              <w:right w:val="single" w:sz="4" w:space="0" w:color="000000"/>
            </w:tcBorders>
          </w:tcPr>
          <w:p w14:paraId="6D828043" w14:textId="77777777" w:rsidR="003735F8" w:rsidRDefault="004E0E58">
            <w:pPr>
              <w:pStyle w:val="TableParagraph"/>
              <w:spacing w:before="93"/>
              <w:ind w:left="71" w:right="61"/>
              <w:jc w:val="center"/>
              <w:rPr>
                <w:sz w:val="12"/>
              </w:rPr>
            </w:pPr>
            <w:r>
              <w:rPr>
                <w:sz w:val="12"/>
              </w:rPr>
              <w:t>TSLM_with_TMAX_covariate</w:t>
            </w:r>
          </w:p>
        </w:tc>
        <w:tc>
          <w:tcPr>
            <w:tcW w:w="582" w:type="dxa"/>
            <w:tcBorders>
              <w:top w:val="single" w:sz="4" w:space="0" w:color="000000"/>
              <w:left w:val="single" w:sz="4" w:space="0" w:color="000000"/>
              <w:right w:val="single" w:sz="4" w:space="0" w:color="000000"/>
            </w:tcBorders>
          </w:tcPr>
          <w:p w14:paraId="427F7EA1" w14:textId="77777777" w:rsidR="003735F8" w:rsidRDefault="004E0E58">
            <w:pPr>
              <w:pStyle w:val="TableParagraph"/>
              <w:spacing w:before="93"/>
              <w:ind w:right="15"/>
              <w:rPr>
                <w:sz w:val="12"/>
              </w:rPr>
            </w:pPr>
            <w:r>
              <w:rPr>
                <w:sz w:val="12"/>
              </w:rPr>
              <w:t>3.55</w:t>
            </w:r>
          </w:p>
        </w:tc>
        <w:tc>
          <w:tcPr>
            <w:tcW w:w="760" w:type="dxa"/>
            <w:tcBorders>
              <w:top w:val="single" w:sz="4" w:space="0" w:color="000000"/>
              <w:left w:val="single" w:sz="4" w:space="0" w:color="000000"/>
            </w:tcBorders>
          </w:tcPr>
          <w:p w14:paraId="3029BCBB" w14:textId="77777777" w:rsidR="003735F8" w:rsidRDefault="004E0E58">
            <w:pPr>
              <w:pStyle w:val="TableParagraph"/>
              <w:spacing w:before="93"/>
              <w:ind w:right="9"/>
              <w:rPr>
                <w:sz w:val="12"/>
              </w:rPr>
            </w:pPr>
            <w:r>
              <w:rPr>
                <w:sz w:val="12"/>
              </w:rPr>
              <w:t>0.06</w:t>
            </w:r>
          </w:p>
        </w:tc>
      </w:tr>
    </w:tbl>
    <w:p w14:paraId="6F12B813" w14:textId="77777777" w:rsidR="003735F8" w:rsidRDefault="003735F8">
      <w:pPr>
        <w:pStyle w:val="BodyText"/>
        <w:spacing w:before="3"/>
        <w:rPr>
          <w:sz w:val="25"/>
        </w:rPr>
      </w:pPr>
    </w:p>
    <w:p w14:paraId="3C2C9382" w14:textId="77777777" w:rsidR="003735F8" w:rsidRDefault="004E0E58">
      <w:pPr>
        <w:ind w:left="100"/>
        <w:rPr>
          <w:sz w:val="18"/>
        </w:rPr>
      </w:pPr>
      <w:r>
        <w:rPr>
          <w:sz w:val="18"/>
        </w:rPr>
        <w:t>Table</w:t>
      </w:r>
      <w:r>
        <w:rPr>
          <w:spacing w:val="-3"/>
          <w:sz w:val="18"/>
        </w:rPr>
        <w:t xml:space="preserve"> </w:t>
      </w:r>
      <w:r>
        <w:rPr>
          <w:sz w:val="18"/>
        </w:rPr>
        <w:t>3:</w:t>
      </w:r>
      <w:r>
        <w:rPr>
          <w:spacing w:val="-3"/>
          <w:sz w:val="18"/>
        </w:rPr>
        <w:t xml:space="preserve"> </w:t>
      </w:r>
      <w:r>
        <w:rPr>
          <w:sz w:val="18"/>
        </w:rPr>
        <w:t>Compare</w:t>
      </w:r>
      <w:r>
        <w:rPr>
          <w:spacing w:val="-2"/>
          <w:sz w:val="18"/>
        </w:rPr>
        <w:t xml:space="preserve"> </w:t>
      </w:r>
      <w:r>
        <w:rPr>
          <w:sz w:val="18"/>
        </w:rPr>
        <w:t>Models</w:t>
      </w:r>
      <w:r>
        <w:rPr>
          <w:spacing w:val="-3"/>
          <w:sz w:val="18"/>
        </w:rPr>
        <w:t xml:space="preserve"> </w:t>
      </w:r>
      <w:r>
        <w:rPr>
          <w:sz w:val="18"/>
        </w:rPr>
        <w:t>for</w:t>
      </w:r>
      <w:r>
        <w:rPr>
          <w:spacing w:val="-2"/>
          <w:sz w:val="18"/>
        </w:rPr>
        <w:t xml:space="preserve"> </w:t>
      </w:r>
      <w:r>
        <w:rPr>
          <w:sz w:val="18"/>
        </w:rPr>
        <w:t>Testing</w:t>
      </w:r>
      <w:r>
        <w:rPr>
          <w:spacing w:val="-4"/>
          <w:sz w:val="18"/>
        </w:rPr>
        <w:t xml:space="preserve"> </w:t>
      </w:r>
      <w:r>
        <w:rPr>
          <w:sz w:val="18"/>
        </w:rPr>
        <w:t>data</w:t>
      </w:r>
      <w:r>
        <w:rPr>
          <w:spacing w:val="-3"/>
          <w:sz w:val="18"/>
        </w:rPr>
        <w:t xml:space="preserve"> </w:t>
      </w:r>
      <w:r>
        <w:rPr>
          <w:sz w:val="18"/>
        </w:rPr>
        <w:t>with</w:t>
      </w:r>
      <w:r>
        <w:rPr>
          <w:spacing w:val="-4"/>
          <w:sz w:val="18"/>
        </w:rPr>
        <w:t xml:space="preserve"> </w:t>
      </w:r>
      <w:r>
        <w:rPr>
          <w:sz w:val="18"/>
        </w:rPr>
        <w:t>predicted</w:t>
      </w:r>
      <w:r>
        <w:rPr>
          <w:spacing w:val="-3"/>
          <w:sz w:val="18"/>
        </w:rPr>
        <w:t xml:space="preserve"> </w:t>
      </w:r>
      <w:r>
        <w:rPr>
          <w:sz w:val="18"/>
        </w:rPr>
        <w:t>weather</w:t>
      </w:r>
      <w:r>
        <w:rPr>
          <w:spacing w:val="-3"/>
          <w:sz w:val="18"/>
        </w:rPr>
        <w:t xml:space="preserve"> </w:t>
      </w:r>
      <w:r>
        <w:rPr>
          <w:sz w:val="18"/>
        </w:rPr>
        <w:t>data</w:t>
      </w:r>
      <w:r>
        <w:rPr>
          <w:spacing w:val="-3"/>
          <w:sz w:val="18"/>
        </w:rPr>
        <w:t xml:space="preserve"> </w:t>
      </w:r>
      <w:r>
        <w:rPr>
          <w:sz w:val="18"/>
        </w:rPr>
        <w:t>(left:</w:t>
      </w:r>
      <w:r>
        <w:rPr>
          <w:spacing w:val="-3"/>
          <w:sz w:val="18"/>
        </w:rPr>
        <w:t xml:space="preserve"> </w:t>
      </w:r>
      <w:r>
        <w:rPr>
          <w:sz w:val="18"/>
        </w:rPr>
        <w:t>Washington</w:t>
      </w:r>
      <w:r>
        <w:rPr>
          <w:spacing w:val="-3"/>
          <w:sz w:val="18"/>
        </w:rPr>
        <w:t xml:space="preserve"> </w:t>
      </w:r>
      <w:r>
        <w:rPr>
          <w:sz w:val="18"/>
        </w:rPr>
        <w:t>DC,</w:t>
      </w:r>
      <w:r>
        <w:rPr>
          <w:spacing w:val="-3"/>
          <w:sz w:val="18"/>
        </w:rPr>
        <w:t xml:space="preserve"> </w:t>
      </w:r>
      <w:r>
        <w:rPr>
          <w:sz w:val="18"/>
        </w:rPr>
        <w:t>middle:</w:t>
      </w:r>
      <w:r>
        <w:rPr>
          <w:spacing w:val="-2"/>
          <w:sz w:val="18"/>
        </w:rPr>
        <w:t xml:space="preserve"> </w:t>
      </w:r>
      <w:r>
        <w:rPr>
          <w:sz w:val="18"/>
        </w:rPr>
        <w:t>Kyoto,</w:t>
      </w:r>
      <w:r>
        <w:rPr>
          <w:spacing w:val="-3"/>
          <w:sz w:val="18"/>
        </w:rPr>
        <w:t xml:space="preserve"> </w:t>
      </w:r>
      <w:r>
        <w:rPr>
          <w:sz w:val="18"/>
        </w:rPr>
        <w:t>right:</w:t>
      </w:r>
      <w:r>
        <w:rPr>
          <w:spacing w:val="-2"/>
          <w:sz w:val="18"/>
        </w:rPr>
        <w:t xml:space="preserve"> </w:t>
      </w:r>
      <w:r>
        <w:rPr>
          <w:sz w:val="18"/>
        </w:rPr>
        <w:t>Listal).</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46"/>
        <w:gridCol w:w="331"/>
        <w:gridCol w:w="393"/>
        <w:gridCol w:w="302"/>
        <w:gridCol w:w="331"/>
        <w:gridCol w:w="384"/>
        <w:gridCol w:w="1642"/>
        <w:gridCol w:w="365"/>
        <w:gridCol w:w="379"/>
        <w:gridCol w:w="302"/>
        <w:gridCol w:w="331"/>
        <w:gridCol w:w="417"/>
        <w:gridCol w:w="1641"/>
        <w:gridCol w:w="345"/>
        <w:gridCol w:w="383"/>
        <w:gridCol w:w="297"/>
        <w:gridCol w:w="369"/>
        <w:gridCol w:w="398"/>
      </w:tblGrid>
      <w:tr w:rsidR="003735F8" w14:paraId="3C542C89" w14:textId="77777777">
        <w:trPr>
          <w:trHeight w:val="440"/>
        </w:trPr>
        <w:tc>
          <w:tcPr>
            <w:tcW w:w="1646" w:type="dxa"/>
            <w:tcBorders>
              <w:bottom w:val="single" w:sz="4" w:space="0" w:color="000000"/>
              <w:right w:val="single" w:sz="4" w:space="0" w:color="000000"/>
            </w:tcBorders>
          </w:tcPr>
          <w:p w14:paraId="1523BD91" w14:textId="77777777" w:rsidR="003735F8" w:rsidRDefault="003735F8">
            <w:pPr>
              <w:pStyle w:val="TableParagraph"/>
              <w:spacing w:before="6"/>
              <w:jc w:val="left"/>
              <w:rPr>
                <w:rFonts w:ascii="Times New Roman"/>
                <w:sz w:val="13"/>
              </w:rPr>
            </w:pPr>
          </w:p>
          <w:p w14:paraId="172C2744" w14:textId="77777777" w:rsidR="003735F8" w:rsidRDefault="004E0E58">
            <w:pPr>
              <w:pStyle w:val="TableParagraph"/>
              <w:spacing w:before="0"/>
              <w:ind w:left="28"/>
              <w:jc w:val="left"/>
              <w:rPr>
                <w:b/>
                <w:sz w:val="11"/>
              </w:rPr>
            </w:pPr>
            <w:r>
              <w:rPr>
                <w:b/>
                <w:sz w:val="11"/>
              </w:rPr>
              <w:t>DC</w:t>
            </w:r>
            <w:r>
              <w:rPr>
                <w:b/>
                <w:spacing w:val="-3"/>
                <w:sz w:val="11"/>
              </w:rPr>
              <w:t xml:space="preserve"> </w:t>
            </w:r>
            <w:r>
              <w:rPr>
                <w:b/>
                <w:sz w:val="11"/>
              </w:rPr>
              <w:t>models</w:t>
            </w:r>
          </w:p>
        </w:tc>
        <w:tc>
          <w:tcPr>
            <w:tcW w:w="331" w:type="dxa"/>
            <w:tcBorders>
              <w:left w:val="single" w:sz="4" w:space="0" w:color="000000"/>
              <w:bottom w:val="single" w:sz="4" w:space="0" w:color="000000"/>
              <w:right w:val="single" w:sz="4" w:space="0" w:color="000000"/>
            </w:tcBorders>
          </w:tcPr>
          <w:p w14:paraId="13EB090A" w14:textId="77777777" w:rsidR="003735F8" w:rsidRDefault="003735F8">
            <w:pPr>
              <w:pStyle w:val="TableParagraph"/>
              <w:spacing w:before="6"/>
              <w:jc w:val="left"/>
              <w:rPr>
                <w:rFonts w:ascii="Times New Roman"/>
                <w:sz w:val="13"/>
              </w:rPr>
            </w:pPr>
          </w:p>
          <w:p w14:paraId="3AC673FD" w14:textId="77777777" w:rsidR="003735F8" w:rsidRDefault="004E0E58">
            <w:pPr>
              <w:pStyle w:val="TableParagraph"/>
              <w:spacing w:before="0"/>
              <w:ind w:left="33"/>
              <w:jc w:val="left"/>
              <w:rPr>
                <w:b/>
                <w:sz w:val="11"/>
              </w:rPr>
            </w:pPr>
            <w:r>
              <w:rPr>
                <w:b/>
                <w:sz w:val="11"/>
              </w:rPr>
              <w:t>ME</w:t>
            </w:r>
          </w:p>
        </w:tc>
        <w:tc>
          <w:tcPr>
            <w:tcW w:w="393" w:type="dxa"/>
            <w:tcBorders>
              <w:left w:val="single" w:sz="4" w:space="0" w:color="000000"/>
              <w:bottom w:val="single" w:sz="4" w:space="0" w:color="000000"/>
              <w:right w:val="single" w:sz="4" w:space="0" w:color="000000"/>
            </w:tcBorders>
          </w:tcPr>
          <w:p w14:paraId="6A5C82F4" w14:textId="77777777" w:rsidR="003735F8" w:rsidRDefault="003735F8">
            <w:pPr>
              <w:pStyle w:val="TableParagraph"/>
              <w:spacing w:before="6"/>
              <w:jc w:val="left"/>
              <w:rPr>
                <w:rFonts w:ascii="Times New Roman"/>
                <w:sz w:val="13"/>
              </w:rPr>
            </w:pPr>
          </w:p>
          <w:p w14:paraId="7A18C6DE" w14:textId="77777777" w:rsidR="003735F8" w:rsidRDefault="004E0E58">
            <w:pPr>
              <w:pStyle w:val="TableParagraph"/>
              <w:spacing w:before="0"/>
              <w:ind w:right="34"/>
              <w:rPr>
                <w:b/>
                <w:sz w:val="11"/>
              </w:rPr>
            </w:pPr>
            <w:r>
              <w:rPr>
                <w:b/>
                <w:sz w:val="11"/>
              </w:rPr>
              <w:t>RMSE</w:t>
            </w:r>
          </w:p>
        </w:tc>
        <w:tc>
          <w:tcPr>
            <w:tcW w:w="302" w:type="dxa"/>
            <w:tcBorders>
              <w:left w:val="single" w:sz="4" w:space="0" w:color="000000"/>
              <w:bottom w:val="single" w:sz="4" w:space="0" w:color="000000"/>
              <w:right w:val="single" w:sz="4" w:space="0" w:color="000000"/>
            </w:tcBorders>
          </w:tcPr>
          <w:p w14:paraId="239238FF" w14:textId="77777777" w:rsidR="003735F8" w:rsidRDefault="003735F8">
            <w:pPr>
              <w:pStyle w:val="TableParagraph"/>
              <w:spacing w:before="6"/>
              <w:jc w:val="left"/>
              <w:rPr>
                <w:rFonts w:ascii="Times New Roman"/>
                <w:sz w:val="13"/>
              </w:rPr>
            </w:pPr>
          </w:p>
          <w:p w14:paraId="3BA15C57" w14:textId="77777777" w:rsidR="003735F8" w:rsidRDefault="004E0E58">
            <w:pPr>
              <w:pStyle w:val="TableParagraph"/>
              <w:spacing w:before="0"/>
              <w:ind w:left="34"/>
              <w:jc w:val="left"/>
              <w:rPr>
                <w:b/>
                <w:sz w:val="11"/>
              </w:rPr>
            </w:pPr>
            <w:r>
              <w:rPr>
                <w:b/>
                <w:sz w:val="11"/>
              </w:rPr>
              <w:t>MAE</w:t>
            </w:r>
          </w:p>
        </w:tc>
        <w:tc>
          <w:tcPr>
            <w:tcW w:w="331" w:type="dxa"/>
            <w:tcBorders>
              <w:left w:val="single" w:sz="4" w:space="0" w:color="000000"/>
              <w:bottom w:val="single" w:sz="4" w:space="0" w:color="000000"/>
              <w:right w:val="single" w:sz="4" w:space="0" w:color="000000"/>
            </w:tcBorders>
          </w:tcPr>
          <w:p w14:paraId="386036F2" w14:textId="77777777" w:rsidR="003735F8" w:rsidRDefault="003735F8">
            <w:pPr>
              <w:pStyle w:val="TableParagraph"/>
              <w:spacing w:before="6"/>
              <w:jc w:val="left"/>
              <w:rPr>
                <w:rFonts w:ascii="Times New Roman"/>
                <w:sz w:val="13"/>
              </w:rPr>
            </w:pPr>
          </w:p>
          <w:p w14:paraId="5E28A460" w14:textId="77777777" w:rsidR="003735F8" w:rsidRDefault="004E0E58">
            <w:pPr>
              <w:pStyle w:val="TableParagraph"/>
              <w:spacing w:before="0"/>
              <w:ind w:left="35"/>
              <w:jc w:val="left"/>
              <w:rPr>
                <w:b/>
                <w:sz w:val="11"/>
              </w:rPr>
            </w:pPr>
            <w:r>
              <w:rPr>
                <w:b/>
                <w:sz w:val="11"/>
              </w:rPr>
              <w:t>MPE</w:t>
            </w:r>
          </w:p>
        </w:tc>
        <w:tc>
          <w:tcPr>
            <w:tcW w:w="384" w:type="dxa"/>
            <w:tcBorders>
              <w:left w:val="single" w:sz="4" w:space="0" w:color="000000"/>
              <w:bottom w:val="single" w:sz="4" w:space="0" w:color="000000"/>
            </w:tcBorders>
          </w:tcPr>
          <w:p w14:paraId="5836D522" w14:textId="77777777" w:rsidR="003735F8" w:rsidRDefault="003735F8">
            <w:pPr>
              <w:pStyle w:val="TableParagraph"/>
              <w:spacing w:before="6"/>
              <w:jc w:val="left"/>
              <w:rPr>
                <w:rFonts w:ascii="Times New Roman"/>
                <w:sz w:val="13"/>
              </w:rPr>
            </w:pPr>
          </w:p>
          <w:p w14:paraId="4A9B6686" w14:textId="77777777" w:rsidR="003735F8" w:rsidRDefault="004E0E58">
            <w:pPr>
              <w:pStyle w:val="TableParagraph"/>
              <w:spacing w:before="0"/>
              <w:ind w:left="19"/>
              <w:jc w:val="center"/>
              <w:rPr>
                <w:b/>
                <w:sz w:val="11"/>
              </w:rPr>
            </w:pPr>
            <w:r>
              <w:rPr>
                <w:b/>
                <w:sz w:val="11"/>
              </w:rPr>
              <w:t>MAPE</w:t>
            </w:r>
          </w:p>
        </w:tc>
        <w:tc>
          <w:tcPr>
            <w:tcW w:w="1642" w:type="dxa"/>
            <w:tcBorders>
              <w:bottom w:val="single" w:sz="4" w:space="0" w:color="000000"/>
              <w:right w:val="single" w:sz="4" w:space="0" w:color="000000"/>
            </w:tcBorders>
          </w:tcPr>
          <w:p w14:paraId="46B8EF1B" w14:textId="77777777" w:rsidR="003735F8" w:rsidRDefault="003735F8">
            <w:pPr>
              <w:pStyle w:val="TableParagraph"/>
              <w:spacing w:before="6"/>
              <w:jc w:val="left"/>
              <w:rPr>
                <w:rFonts w:ascii="Times New Roman"/>
                <w:sz w:val="13"/>
              </w:rPr>
            </w:pPr>
          </w:p>
          <w:p w14:paraId="3FB9C323" w14:textId="77777777" w:rsidR="003735F8" w:rsidRDefault="004E0E58">
            <w:pPr>
              <w:pStyle w:val="TableParagraph"/>
              <w:spacing w:before="0"/>
              <w:ind w:left="25"/>
              <w:jc w:val="left"/>
              <w:rPr>
                <w:b/>
                <w:sz w:val="11"/>
              </w:rPr>
            </w:pPr>
            <w:r>
              <w:rPr>
                <w:b/>
                <w:sz w:val="11"/>
              </w:rPr>
              <w:t>Kyoto</w:t>
            </w:r>
            <w:r>
              <w:rPr>
                <w:b/>
                <w:spacing w:val="-4"/>
                <w:sz w:val="11"/>
              </w:rPr>
              <w:t xml:space="preserve"> </w:t>
            </w:r>
            <w:r>
              <w:rPr>
                <w:b/>
                <w:sz w:val="11"/>
              </w:rPr>
              <w:t>model</w:t>
            </w:r>
          </w:p>
        </w:tc>
        <w:tc>
          <w:tcPr>
            <w:tcW w:w="365" w:type="dxa"/>
            <w:tcBorders>
              <w:left w:val="single" w:sz="4" w:space="0" w:color="000000"/>
              <w:bottom w:val="single" w:sz="4" w:space="0" w:color="000000"/>
              <w:right w:val="single" w:sz="4" w:space="0" w:color="000000"/>
            </w:tcBorders>
          </w:tcPr>
          <w:p w14:paraId="547FF7DF" w14:textId="77777777" w:rsidR="003735F8" w:rsidRDefault="003735F8">
            <w:pPr>
              <w:pStyle w:val="TableParagraph"/>
              <w:spacing w:before="6"/>
              <w:jc w:val="left"/>
              <w:rPr>
                <w:rFonts w:ascii="Times New Roman"/>
                <w:sz w:val="13"/>
              </w:rPr>
            </w:pPr>
          </w:p>
          <w:p w14:paraId="4C54FDE7" w14:textId="77777777" w:rsidR="003735F8" w:rsidRDefault="004E0E58">
            <w:pPr>
              <w:pStyle w:val="TableParagraph"/>
              <w:spacing w:before="0"/>
              <w:ind w:left="34"/>
              <w:jc w:val="left"/>
              <w:rPr>
                <w:b/>
                <w:sz w:val="11"/>
              </w:rPr>
            </w:pPr>
            <w:r>
              <w:rPr>
                <w:b/>
                <w:sz w:val="11"/>
              </w:rPr>
              <w:t>ME</w:t>
            </w:r>
          </w:p>
        </w:tc>
        <w:tc>
          <w:tcPr>
            <w:tcW w:w="379" w:type="dxa"/>
            <w:tcBorders>
              <w:left w:val="single" w:sz="4" w:space="0" w:color="000000"/>
              <w:bottom w:val="single" w:sz="4" w:space="0" w:color="000000"/>
              <w:right w:val="single" w:sz="4" w:space="0" w:color="000000"/>
            </w:tcBorders>
          </w:tcPr>
          <w:p w14:paraId="739D633A" w14:textId="77777777" w:rsidR="003735F8" w:rsidRDefault="003735F8">
            <w:pPr>
              <w:pStyle w:val="TableParagraph"/>
              <w:spacing w:before="6"/>
              <w:jc w:val="left"/>
              <w:rPr>
                <w:rFonts w:ascii="Times New Roman"/>
                <w:sz w:val="13"/>
              </w:rPr>
            </w:pPr>
          </w:p>
          <w:p w14:paraId="77F49FE1" w14:textId="77777777" w:rsidR="003735F8" w:rsidRDefault="004E0E58">
            <w:pPr>
              <w:pStyle w:val="TableParagraph"/>
              <w:spacing w:before="0"/>
              <w:ind w:right="14"/>
              <w:rPr>
                <w:b/>
                <w:sz w:val="11"/>
              </w:rPr>
            </w:pPr>
            <w:r>
              <w:rPr>
                <w:b/>
                <w:sz w:val="11"/>
              </w:rPr>
              <w:t>RMSE</w:t>
            </w:r>
          </w:p>
        </w:tc>
        <w:tc>
          <w:tcPr>
            <w:tcW w:w="302" w:type="dxa"/>
            <w:tcBorders>
              <w:left w:val="single" w:sz="4" w:space="0" w:color="000000"/>
              <w:bottom w:val="single" w:sz="4" w:space="0" w:color="000000"/>
              <w:right w:val="single" w:sz="4" w:space="0" w:color="000000"/>
            </w:tcBorders>
          </w:tcPr>
          <w:p w14:paraId="7EA665A8" w14:textId="77777777" w:rsidR="003735F8" w:rsidRDefault="003735F8">
            <w:pPr>
              <w:pStyle w:val="TableParagraph"/>
              <w:spacing w:before="6"/>
              <w:jc w:val="left"/>
              <w:rPr>
                <w:rFonts w:ascii="Times New Roman"/>
                <w:sz w:val="13"/>
              </w:rPr>
            </w:pPr>
          </w:p>
          <w:p w14:paraId="5096E607" w14:textId="77777777" w:rsidR="003735F8" w:rsidRDefault="004E0E58">
            <w:pPr>
              <w:pStyle w:val="TableParagraph"/>
              <w:spacing w:before="0"/>
              <w:ind w:right="10"/>
              <w:rPr>
                <w:b/>
                <w:sz w:val="11"/>
              </w:rPr>
            </w:pPr>
            <w:r>
              <w:rPr>
                <w:b/>
                <w:sz w:val="11"/>
              </w:rPr>
              <w:t>MAE</w:t>
            </w:r>
          </w:p>
        </w:tc>
        <w:tc>
          <w:tcPr>
            <w:tcW w:w="331" w:type="dxa"/>
            <w:tcBorders>
              <w:left w:val="single" w:sz="4" w:space="0" w:color="000000"/>
              <w:bottom w:val="single" w:sz="4" w:space="0" w:color="000000"/>
              <w:right w:val="single" w:sz="4" w:space="0" w:color="000000"/>
            </w:tcBorders>
          </w:tcPr>
          <w:p w14:paraId="48036818" w14:textId="77777777" w:rsidR="003735F8" w:rsidRDefault="003735F8">
            <w:pPr>
              <w:pStyle w:val="TableParagraph"/>
              <w:spacing w:before="6"/>
              <w:jc w:val="left"/>
              <w:rPr>
                <w:rFonts w:ascii="Times New Roman"/>
                <w:sz w:val="13"/>
              </w:rPr>
            </w:pPr>
          </w:p>
          <w:p w14:paraId="45BD3A7C" w14:textId="77777777" w:rsidR="003735F8" w:rsidRDefault="004E0E58">
            <w:pPr>
              <w:pStyle w:val="TableParagraph"/>
              <w:spacing w:before="0"/>
              <w:ind w:left="35"/>
              <w:jc w:val="left"/>
              <w:rPr>
                <w:b/>
                <w:sz w:val="11"/>
              </w:rPr>
            </w:pPr>
            <w:r>
              <w:rPr>
                <w:b/>
                <w:sz w:val="11"/>
              </w:rPr>
              <w:t>MPE</w:t>
            </w:r>
          </w:p>
        </w:tc>
        <w:tc>
          <w:tcPr>
            <w:tcW w:w="417" w:type="dxa"/>
            <w:tcBorders>
              <w:left w:val="single" w:sz="4" w:space="0" w:color="000000"/>
              <w:bottom w:val="single" w:sz="4" w:space="0" w:color="000000"/>
            </w:tcBorders>
          </w:tcPr>
          <w:p w14:paraId="077971C1" w14:textId="77777777" w:rsidR="003735F8" w:rsidRDefault="003735F8">
            <w:pPr>
              <w:pStyle w:val="TableParagraph"/>
              <w:spacing w:before="6"/>
              <w:jc w:val="left"/>
              <w:rPr>
                <w:rFonts w:ascii="Times New Roman"/>
                <w:sz w:val="13"/>
              </w:rPr>
            </w:pPr>
          </w:p>
          <w:p w14:paraId="590DB042" w14:textId="77777777" w:rsidR="003735F8" w:rsidRDefault="004E0E58">
            <w:pPr>
              <w:pStyle w:val="TableParagraph"/>
              <w:spacing w:before="0"/>
              <w:ind w:right="46"/>
              <w:rPr>
                <w:b/>
                <w:sz w:val="11"/>
              </w:rPr>
            </w:pPr>
            <w:r>
              <w:rPr>
                <w:b/>
                <w:sz w:val="11"/>
              </w:rPr>
              <w:t>MAPE</w:t>
            </w:r>
          </w:p>
        </w:tc>
        <w:tc>
          <w:tcPr>
            <w:tcW w:w="1641" w:type="dxa"/>
            <w:tcBorders>
              <w:bottom w:val="single" w:sz="4" w:space="0" w:color="000000"/>
              <w:right w:val="single" w:sz="4" w:space="0" w:color="000000"/>
            </w:tcBorders>
          </w:tcPr>
          <w:p w14:paraId="7D2FC830" w14:textId="77777777" w:rsidR="003735F8" w:rsidRDefault="003735F8">
            <w:pPr>
              <w:pStyle w:val="TableParagraph"/>
              <w:spacing w:before="6"/>
              <w:jc w:val="left"/>
              <w:rPr>
                <w:rFonts w:ascii="Times New Roman"/>
                <w:sz w:val="13"/>
              </w:rPr>
            </w:pPr>
          </w:p>
          <w:p w14:paraId="2D1FCF14" w14:textId="77777777" w:rsidR="003735F8" w:rsidRDefault="004E0E58">
            <w:pPr>
              <w:pStyle w:val="TableParagraph"/>
              <w:spacing w:before="0"/>
              <w:ind w:left="30"/>
              <w:jc w:val="left"/>
              <w:rPr>
                <w:b/>
                <w:sz w:val="11"/>
              </w:rPr>
            </w:pPr>
            <w:r>
              <w:rPr>
                <w:b/>
                <w:sz w:val="11"/>
              </w:rPr>
              <w:t>Liestal</w:t>
            </w:r>
            <w:r>
              <w:rPr>
                <w:b/>
                <w:spacing w:val="-5"/>
                <w:sz w:val="11"/>
              </w:rPr>
              <w:t xml:space="preserve"> </w:t>
            </w:r>
            <w:r>
              <w:rPr>
                <w:b/>
                <w:sz w:val="11"/>
              </w:rPr>
              <w:t>model</w:t>
            </w:r>
          </w:p>
        </w:tc>
        <w:tc>
          <w:tcPr>
            <w:tcW w:w="345" w:type="dxa"/>
            <w:tcBorders>
              <w:left w:val="single" w:sz="4" w:space="0" w:color="000000"/>
              <w:bottom w:val="single" w:sz="4" w:space="0" w:color="000000"/>
              <w:right w:val="single" w:sz="4" w:space="0" w:color="000000"/>
            </w:tcBorders>
          </w:tcPr>
          <w:p w14:paraId="3857ECA3" w14:textId="77777777" w:rsidR="003735F8" w:rsidRDefault="003735F8">
            <w:pPr>
              <w:pStyle w:val="TableParagraph"/>
              <w:spacing w:before="6"/>
              <w:jc w:val="left"/>
              <w:rPr>
                <w:rFonts w:ascii="Times New Roman"/>
                <w:sz w:val="13"/>
              </w:rPr>
            </w:pPr>
          </w:p>
          <w:p w14:paraId="201DEFCD" w14:textId="77777777" w:rsidR="003735F8" w:rsidRDefault="004E0E58">
            <w:pPr>
              <w:pStyle w:val="TableParagraph"/>
              <w:spacing w:before="0"/>
              <w:ind w:left="36"/>
              <w:jc w:val="left"/>
              <w:rPr>
                <w:b/>
                <w:sz w:val="11"/>
              </w:rPr>
            </w:pPr>
            <w:r>
              <w:rPr>
                <w:b/>
                <w:sz w:val="11"/>
              </w:rPr>
              <w:t>ME</w:t>
            </w:r>
          </w:p>
        </w:tc>
        <w:tc>
          <w:tcPr>
            <w:tcW w:w="383" w:type="dxa"/>
            <w:tcBorders>
              <w:left w:val="single" w:sz="4" w:space="0" w:color="000000"/>
              <w:bottom w:val="single" w:sz="4" w:space="0" w:color="000000"/>
              <w:right w:val="single" w:sz="4" w:space="0" w:color="000000"/>
            </w:tcBorders>
          </w:tcPr>
          <w:p w14:paraId="378542FF" w14:textId="77777777" w:rsidR="003735F8" w:rsidRDefault="003735F8">
            <w:pPr>
              <w:pStyle w:val="TableParagraph"/>
              <w:spacing w:before="6"/>
              <w:jc w:val="left"/>
              <w:rPr>
                <w:rFonts w:ascii="Times New Roman"/>
                <w:sz w:val="13"/>
              </w:rPr>
            </w:pPr>
          </w:p>
          <w:p w14:paraId="0E67FAF8" w14:textId="77777777" w:rsidR="003735F8" w:rsidRDefault="004E0E58">
            <w:pPr>
              <w:pStyle w:val="TableParagraph"/>
              <w:spacing w:before="0"/>
              <w:ind w:right="16"/>
              <w:rPr>
                <w:b/>
                <w:sz w:val="11"/>
              </w:rPr>
            </w:pPr>
            <w:r>
              <w:rPr>
                <w:b/>
                <w:sz w:val="11"/>
              </w:rPr>
              <w:t>RMSE</w:t>
            </w:r>
          </w:p>
        </w:tc>
        <w:tc>
          <w:tcPr>
            <w:tcW w:w="297" w:type="dxa"/>
            <w:tcBorders>
              <w:left w:val="single" w:sz="4" w:space="0" w:color="000000"/>
              <w:bottom w:val="single" w:sz="4" w:space="0" w:color="000000"/>
              <w:right w:val="single" w:sz="4" w:space="0" w:color="000000"/>
            </w:tcBorders>
          </w:tcPr>
          <w:p w14:paraId="4613B6C3" w14:textId="77777777" w:rsidR="003735F8" w:rsidRDefault="003735F8">
            <w:pPr>
              <w:pStyle w:val="TableParagraph"/>
              <w:spacing w:before="6"/>
              <w:jc w:val="left"/>
              <w:rPr>
                <w:rFonts w:ascii="Times New Roman"/>
                <w:sz w:val="13"/>
              </w:rPr>
            </w:pPr>
          </w:p>
          <w:p w14:paraId="7D57394B" w14:textId="77777777" w:rsidR="003735F8" w:rsidRDefault="004E0E58">
            <w:pPr>
              <w:pStyle w:val="TableParagraph"/>
              <w:spacing w:before="0"/>
              <w:ind w:left="33"/>
              <w:jc w:val="left"/>
              <w:rPr>
                <w:b/>
                <w:sz w:val="11"/>
              </w:rPr>
            </w:pPr>
            <w:r>
              <w:rPr>
                <w:b/>
                <w:sz w:val="11"/>
              </w:rPr>
              <w:t>MAE</w:t>
            </w:r>
          </w:p>
        </w:tc>
        <w:tc>
          <w:tcPr>
            <w:tcW w:w="369" w:type="dxa"/>
            <w:tcBorders>
              <w:left w:val="single" w:sz="4" w:space="0" w:color="000000"/>
              <w:bottom w:val="single" w:sz="4" w:space="0" w:color="000000"/>
              <w:right w:val="single" w:sz="4" w:space="0" w:color="000000"/>
            </w:tcBorders>
          </w:tcPr>
          <w:p w14:paraId="163DE603" w14:textId="77777777" w:rsidR="003735F8" w:rsidRDefault="003735F8">
            <w:pPr>
              <w:pStyle w:val="TableParagraph"/>
              <w:spacing w:before="6"/>
              <w:jc w:val="left"/>
              <w:rPr>
                <w:rFonts w:ascii="Times New Roman"/>
                <w:sz w:val="13"/>
              </w:rPr>
            </w:pPr>
          </w:p>
          <w:p w14:paraId="5FADCCFE" w14:textId="77777777" w:rsidR="003735F8" w:rsidRDefault="004E0E58">
            <w:pPr>
              <w:pStyle w:val="TableParagraph"/>
              <w:spacing w:before="0"/>
              <w:ind w:left="20" w:right="60"/>
              <w:jc w:val="center"/>
              <w:rPr>
                <w:b/>
                <w:sz w:val="11"/>
              </w:rPr>
            </w:pPr>
            <w:r>
              <w:rPr>
                <w:b/>
                <w:sz w:val="11"/>
              </w:rPr>
              <w:t>MPE</w:t>
            </w:r>
          </w:p>
        </w:tc>
        <w:tc>
          <w:tcPr>
            <w:tcW w:w="398" w:type="dxa"/>
            <w:tcBorders>
              <w:left w:val="single" w:sz="4" w:space="0" w:color="000000"/>
              <w:bottom w:val="single" w:sz="4" w:space="0" w:color="000000"/>
            </w:tcBorders>
          </w:tcPr>
          <w:p w14:paraId="299E0630" w14:textId="77777777" w:rsidR="003735F8" w:rsidRDefault="003735F8">
            <w:pPr>
              <w:pStyle w:val="TableParagraph"/>
              <w:spacing w:before="6"/>
              <w:jc w:val="left"/>
              <w:rPr>
                <w:rFonts w:ascii="Times New Roman"/>
                <w:sz w:val="13"/>
              </w:rPr>
            </w:pPr>
          </w:p>
          <w:p w14:paraId="2E603814" w14:textId="77777777" w:rsidR="003735F8" w:rsidRDefault="004E0E58">
            <w:pPr>
              <w:pStyle w:val="TableParagraph"/>
              <w:spacing w:before="0"/>
              <w:ind w:right="23"/>
              <w:rPr>
                <w:b/>
                <w:sz w:val="11"/>
              </w:rPr>
            </w:pPr>
            <w:r>
              <w:rPr>
                <w:b/>
                <w:sz w:val="11"/>
              </w:rPr>
              <w:t>MAPE</w:t>
            </w:r>
          </w:p>
        </w:tc>
      </w:tr>
      <w:tr w:rsidR="003735F8" w14:paraId="5800979D" w14:textId="77777777">
        <w:trPr>
          <w:trHeight w:val="297"/>
        </w:trPr>
        <w:tc>
          <w:tcPr>
            <w:tcW w:w="1646" w:type="dxa"/>
            <w:tcBorders>
              <w:top w:val="single" w:sz="4" w:space="0" w:color="000000"/>
              <w:bottom w:val="single" w:sz="4" w:space="0" w:color="000000"/>
              <w:right w:val="single" w:sz="4" w:space="0" w:color="000000"/>
            </w:tcBorders>
          </w:tcPr>
          <w:p w14:paraId="043D5260" w14:textId="77777777" w:rsidR="003735F8" w:rsidRDefault="004E0E58">
            <w:pPr>
              <w:pStyle w:val="TableParagraph"/>
              <w:spacing w:before="84"/>
              <w:ind w:left="28"/>
              <w:jc w:val="left"/>
              <w:rPr>
                <w:sz w:val="11"/>
              </w:rPr>
            </w:pPr>
            <w:r>
              <w:rPr>
                <w:sz w:val="11"/>
              </w:rPr>
              <w:t>ARIMA_with_covariates</w:t>
            </w:r>
          </w:p>
        </w:tc>
        <w:tc>
          <w:tcPr>
            <w:tcW w:w="331" w:type="dxa"/>
            <w:tcBorders>
              <w:top w:val="single" w:sz="4" w:space="0" w:color="000000"/>
              <w:left w:val="single" w:sz="4" w:space="0" w:color="000000"/>
              <w:bottom w:val="single" w:sz="4" w:space="0" w:color="000000"/>
              <w:right w:val="single" w:sz="4" w:space="0" w:color="000000"/>
            </w:tcBorders>
          </w:tcPr>
          <w:p w14:paraId="3F8DCEBE" w14:textId="77777777" w:rsidR="003735F8" w:rsidRDefault="004E0E58">
            <w:pPr>
              <w:pStyle w:val="TableParagraph"/>
              <w:spacing w:before="84"/>
              <w:ind w:left="57"/>
              <w:jc w:val="left"/>
              <w:rPr>
                <w:sz w:val="11"/>
              </w:rPr>
            </w:pPr>
            <w:r>
              <w:rPr>
                <w:sz w:val="11"/>
              </w:rPr>
              <w:t>-0.61</w:t>
            </w:r>
          </w:p>
        </w:tc>
        <w:tc>
          <w:tcPr>
            <w:tcW w:w="393" w:type="dxa"/>
            <w:tcBorders>
              <w:top w:val="single" w:sz="4" w:space="0" w:color="000000"/>
              <w:left w:val="single" w:sz="4" w:space="0" w:color="000000"/>
              <w:bottom w:val="single" w:sz="4" w:space="0" w:color="000000"/>
              <w:right w:val="single" w:sz="4" w:space="0" w:color="000000"/>
            </w:tcBorders>
          </w:tcPr>
          <w:p w14:paraId="3E412CC2" w14:textId="77777777" w:rsidR="003735F8" w:rsidRDefault="004E0E58">
            <w:pPr>
              <w:pStyle w:val="TableParagraph"/>
              <w:spacing w:before="84"/>
              <w:ind w:right="11"/>
              <w:rPr>
                <w:sz w:val="11"/>
              </w:rPr>
            </w:pPr>
            <w:r>
              <w:rPr>
                <w:sz w:val="11"/>
              </w:rPr>
              <w:t>6.87</w:t>
            </w:r>
          </w:p>
        </w:tc>
        <w:tc>
          <w:tcPr>
            <w:tcW w:w="302" w:type="dxa"/>
            <w:tcBorders>
              <w:top w:val="single" w:sz="4" w:space="0" w:color="000000"/>
              <w:left w:val="single" w:sz="4" w:space="0" w:color="000000"/>
              <w:bottom w:val="single" w:sz="4" w:space="0" w:color="000000"/>
              <w:right w:val="single" w:sz="4" w:space="0" w:color="000000"/>
            </w:tcBorders>
          </w:tcPr>
          <w:p w14:paraId="655EF13B" w14:textId="77777777" w:rsidR="003735F8" w:rsidRDefault="004E0E58">
            <w:pPr>
              <w:pStyle w:val="TableParagraph"/>
              <w:spacing w:before="84"/>
              <w:ind w:left="65"/>
              <w:jc w:val="left"/>
              <w:rPr>
                <w:sz w:val="11"/>
              </w:rPr>
            </w:pPr>
            <w:r>
              <w:rPr>
                <w:sz w:val="11"/>
              </w:rPr>
              <w:t>6.12</w:t>
            </w:r>
          </w:p>
        </w:tc>
        <w:tc>
          <w:tcPr>
            <w:tcW w:w="331" w:type="dxa"/>
            <w:tcBorders>
              <w:top w:val="single" w:sz="4" w:space="0" w:color="000000"/>
              <w:left w:val="single" w:sz="4" w:space="0" w:color="000000"/>
              <w:bottom w:val="single" w:sz="4" w:space="0" w:color="000000"/>
              <w:right w:val="single" w:sz="4" w:space="0" w:color="000000"/>
            </w:tcBorders>
          </w:tcPr>
          <w:p w14:paraId="06594DB6" w14:textId="77777777" w:rsidR="003735F8" w:rsidRDefault="004E0E58">
            <w:pPr>
              <w:pStyle w:val="TableParagraph"/>
              <w:spacing w:before="84"/>
              <w:ind w:left="62"/>
              <w:jc w:val="left"/>
              <w:rPr>
                <w:sz w:val="11"/>
              </w:rPr>
            </w:pPr>
            <w:r>
              <w:rPr>
                <w:sz w:val="11"/>
              </w:rPr>
              <w:t>-1.27</w:t>
            </w:r>
          </w:p>
        </w:tc>
        <w:tc>
          <w:tcPr>
            <w:tcW w:w="384" w:type="dxa"/>
            <w:tcBorders>
              <w:top w:val="single" w:sz="4" w:space="0" w:color="000000"/>
              <w:left w:val="single" w:sz="4" w:space="0" w:color="000000"/>
              <w:bottom w:val="single" w:sz="4" w:space="0" w:color="000000"/>
            </w:tcBorders>
          </w:tcPr>
          <w:p w14:paraId="2B06FA76" w14:textId="77777777" w:rsidR="003735F8" w:rsidRDefault="004E0E58">
            <w:pPr>
              <w:pStyle w:val="TableParagraph"/>
              <w:spacing w:before="84"/>
              <w:ind w:left="135"/>
              <w:jc w:val="center"/>
              <w:rPr>
                <w:sz w:val="11"/>
              </w:rPr>
            </w:pPr>
            <w:r>
              <w:rPr>
                <w:sz w:val="11"/>
              </w:rPr>
              <w:t>6.85</w:t>
            </w:r>
          </w:p>
        </w:tc>
        <w:tc>
          <w:tcPr>
            <w:tcW w:w="1642" w:type="dxa"/>
            <w:tcBorders>
              <w:top w:val="single" w:sz="4" w:space="0" w:color="000000"/>
              <w:bottom w:val="single" w:sz="4" w:space="0" w:color="000000"/>
              <w:right w:val="single" w:sz="4" w:space="0" w:color="000000"/>
            </w:tcBorders>
          </w:tcPr>
          <w:p w14:paraId="45C35550" w14:textId="77777777" w:rsidR="003735F8" w:rsidRDefault="004E0E58">
            <w:pPr>
              <w:pStyle w:val="TableParagraph"/>
              <w:spacing w:before="84"/>
              <w:ind w:left="25"/>
              <w:jc w:val="left"/>
              <w:rPr>
                <w:sz w:val="11"/>
              </w:rPr>
            </w:pPr>
            <w:r>
              <w:rPr>
                <w:sz w:val="11"/>
              </w:rPr>
              <w:t>ARIMA_with_covariates</w:t>
            </w:r>
          </w:p>
        </w:tc>
        <w:tc>
          <w:tcPr>
            <w:tcW w:w="365" w:type="dxa"/>
            <w:tcBorders>
              <w:top w:val="single" w:sz="4" w:space="0" w:color="000000"/>
              <w:left w:val="single" w:sz="4" w:space="0" w:color="000000"/>
              <w:bottom w:val="single" w:sz="4" w:space="0" w:color="000000"/>
              <w:right w:val="single" w:sz="4" w:space="0" w:color="000000"/>
            </w:tcBorders>
          </w:tcPr>
          <w:p w14:paraId="71ACACBC" w14:textId="77777777" w:rsidR="003735F8" w:rsidRDefault="004E0E58">
            <w:pPr>
              <w:pStyle w:val="TableParagraph"/>
              <w:spacing w:before="84"/>
              <w:ind w:right="9"/>
              <w:rPr>
                <w:sz w:val="11"/>
              </w:rPr>
            </w:pPr>
            <w:r>
              <w:rPr>
                <w:sz w:val="11"/>
              </w:rPr>
              <w:t>-3.95</w:t>
            </w:r>
          </w:p>
        </w:tc>
        <w:tc>
          <w:tcPr>
            <w:tcW w:w="379" w:type="dxa"/>
            <w:tcBorders>
              <w:top w:val="single" w:sz="4" w:space="0" w:color="000000"/>
              <w:left w:val="single" w:sz="4" w:space="0" w:color="000000"/>
              <w:bottom w:val="single" w:sz="4" w:space="0" w:color="000000"/>
              <w:right w:val="single" w:sz="4" w:space="0" w:color="000000"/>
            </w:tcBorders>
          </w:tcPr>
          <w:p w14:paraId="086B9DDD" w14:textId="77777777" w:rsidR="003735F8" w:rsidRDefault="004E0E58">
            <w:pPr>
              <w:pStyle w:val="TableParagraph"/>
              <w:spacing w:before="84"/>
              <w:ind w:right="8"/>
              <w:rPr>
                <w:sz w:val="11"/>
              </w:rPr>
            </w:pPr>
            <w:r>
              <w:rPr>
                <w:sz w:val="11"/>
              </w:rPr>
              <w:t>5.72</w:t>
            </w:r>
          </w:p>
        </w:tc>
        <w:tc>
          <w:tcPr>
            <w:tcW w:w="302" w:type="dxa"/>
            <w:tcBorders>
              <w:top w:val="single" w:sz="4" w:space="0" w:color="000000"/>
              <w:left w:val="single" w:sz="4" w:space="0" w:color="000000"/>
              <w:bottom w:val="single" w:sz="4" w:space="0" w:color="000000"/>
              <w:right w:val="single" w:sz="4" w:space="0" w:color="000000"/>
            </w:tcBorders>
          </w:tcPr>
          <w:p w14:paraId="2393DA9D" w14:textId="77777777" w:rsidR="003735F8" w:rsidRDefault="004E0E58">
            <w:pPr>
              <w:pStyle w:val="TableParagraph"/>
              <w:spacing w:before="84"/>
              <w:ind w:right="10"/>
              <w:rPr>
                <w:sz w:val="11"/>
              </w:rPr>
            </w:pPr>
            <w:r>
              <w:rPr>
                <w:sz w:val="11"/>
              </w:rPr>
              <w:t>4.57</w:t>
            </w:r>
          </w:p>
        </w:tc>
        <w:tc>
          <w:tcPr>
            <w:tcW w:w="331" w:type="dxa"/>
            <w:tcBorders>
              <w:top w:val="single" w:sz="4" w:space="0" w:color="000000"/>
              <w:left w:val="single" w:sz="4" w:space="0" w:color="000000"/>
              <w:bottom w:val="single" w:sz="4" w:space="0" w:color="000000"/>
              <w:right w:val="single" w:sz="4" w:space="0" w:color="000000"/>
            </w:tcBorders>
          </w:tcPr>
          <w:p w14:paraId="7A367CC4" w14:textId="77777777" w:rsidR="003735F8" w:rsidRDefault="004E0E58">
            <w:pPr>
              <w:pStyle w:val="TableParagraph"/>
              <w:spacing w:before="84"/>
              <w:ind w:left="62"/>
              <w:jc w:val="left"/>
              <w:rPr>
                <w:sz w:val="11"/>
              </w:rPr>
            </w:pPr>
            <w:r>
              <w:rPr>
                <w:sz w:val="11"/>
              </w:rPr>
              <w:t>-4.48</w:t>
            </w:r>
          </w:p>
        </w:tc>
        <w:tc>
          <w:tcPr>
            <w:tcW w:w="417" w:type="dxa"/>
            <w:tcBorders>
              <w:top w:val="single" w:sz="4" w:space="0" w:color="000000"/>
              <w:left w:val="single" w:sz="4" w:space="0" w:color="000000"/>
              <w:bottom w:val="single" w:sz="4" w:space="0" w:color="000000"/>
            </w:tcBorders>
          </w:tcPr>
          <w:p w14:paraId="175D7333" w14:textId="77777777" w:rsidR="003735F8" w:rsidRDefault="004E0E58">
            <w:pPr>
              <w:pStyle w:val="TableParagraph"/>
              <w:spacing w:before="84"/>
              <w:ind w:right="5"/>
              <w:rPr>
                <w:sz w:val="11"/>
              </w:rPr>
            </w:pPr>
            <w:r>
              <w:rPr>
                <w:sz w:val="11"/>
              </w:rPr>
              <w:t>5.11</w:t>
            </w:r>
          </w:p>
        </w:tc>
        <w:tc>
          <w:tcPr>
            <w:tcW w:w="1641" w:type="dxa"/>
            <w:tcBorders>
              <w:top w:val="single" w:sz="4" w:space="0" w:color="000000"/>
              <w:bottom w:val="single" w:sz="4" w:space="0" w:color="000000"/>
              <w:right w:val="single" w:sz="4" w:space="0" w:color="000000"/>
            </w:tcBorders>
          </w:tcPr>
          <w:p w14:paraId="77193913" w14:textId="77777777" w:rsidR="003735F8" w:rsidRDefault="004E0E58">
            <w:pPr>
              <w:pStyle w:val="TableParagraph"/>
              <w:spacing w:before="84"/>
              <w:ind w:left="30"/>
              <w:jc w:val="left"/>
              <w:rPr>
                <w:sz w:val="11"/>
              </w:rPr>
            </w:pPr>
            <w:r>
              <w:rPr>
                <w:sz w:val="11"/>
              </w:rPr>
              <w:t>ARIMA_with_covariates</w:t>
            </w:r>
          </w:p>
        </w:tc>
        <w:tc>
          <w:tcPr>
            <w:tcW w:w="345" w:type="dxa"/>
            <w:tcBorders>
              <w:top w:val="single" w:sz="4" w:space="0" w:color="000000"/>
              <w:left w:val="single" w:sz="4" w:space="0" w:color="000000"/>
              <w:bottom w:val="single" w:sz="4" w:space="0" w:color="000000"/>
              <w:right w:val="single" w:sz="4" w:space="0" w:color="000000"/>
            </w:tcBorders>
          </w:tcPr>
          <w:p w14:paraId="1DAF8E08" w14:textId="77777777" w:rsidR="003735F8" w:rsidRDefault="004E0E58">
            <w:pPr>
              <w:pStyle w:val="TableParagraph"/>
              <w:spacing w:before="84"/>
              <w:ind w:left="76"/>
              <w:jc w:val="left"/>
              <w:rPr>
                <w:sz w:val="11"/>
              </w:rPr>
            </w:pPr>
            <w:r>
              <w:rPr>
                <w:sz w:val="11"/>
              </w:rPr>
              <w:t>-2.08</w:t>
            </w:r>
          </w:p>
        </w:tc>
        <w:tc>
          <w:tcPr>
            <w:tcW w:w="383" w:type="dxa"/>
            <w:tcBorders>
              <w:top w:val="single" w:sz="4" w:space="0" w:color="000000"/>
              <w:left w:val="single" w:sz="4" w:space="0" w:color="000000"/>
              <w:bottom w:val="single" w:sz="4" w:space="0" w:color="000000"/>
              <w:right w:val="single" w:sz="4" w:space="0" w:color="000000"/>
            </w:tcBorders>
          </w:tcPr>
          <w:p w14:paraId="72E893C2" w14:textId="77777777" w:rsidR="003735F8" w:rsidRDefault="004E0E58">
            <w:pPr>
              <w:pStyle w:val="TableParagraph"/>
              <w:spacing w:before="84"/>
              <w:ind w:right="9"/>
              <w:rPr>
                <w:sz w:val="11"/>
              </w:rPr>
            </w:pPr>
            <w:r>
              <w:rPr>
                <w:sz w:val="11"/>
              </w:rPr>
              <w:t>8.47</w:t>
            </w:r>
          </w:p>
        </w:tc>
        <w:tc>
          <w:tcPr>
            <w:tcW w:w="297" w:type="dxa"/>
            <w:tcBorders>
              <w:top w:val="single" w:sz="4" w:space="0" w:color="000000"/>
              <w:left w:val="single" w:sz="4" w:space="0" w:color="000000"/>
              <w:bottom w:val="single" w:sz="4" w:space="0" w:color="000000"/>
              <w:right w:val="single" w:sz="4" w:space="0" w:color="000000"/>
            </w:tcBorders>
          </w:tcPr>
          <w:p w14:paraId="5F7964EC" w14:textId="77777777" w:rsidR="003735F8" w:rsidRDefault="004E0E58">
            <w:pPr>
              <w:pStyle w:val="TableParagraph"/>
              <w:spacing w:before="84"/>
              <w:ind w:left="64"/>
              <w:jc w:val="left"/>
              <w:rPr>
                <w:sz w:val="11"/>
              </w:rPr>
            </w:pPr>
            <w:r>
              <w:rPr>
                <w:sz w:val="11"/>
              </w:rPr>
              <w:t>7.26</w:t>
            </w:r>
          </w:p>
        </w:tc>
        <w:tc>
          <w:tcPr>
            <w:tcW w:w="369" w:type="dxa"/>
            <w:tcBorders>
              <w:top w:val="single" w:sz="4" w:space="0" w:color="000000"/>
              <w:left w:val="single" w:sz="4" w:space="0" w:color="000000"/>
              <w:bottom w:val="single" w:sz="4" w:space="0" w:color="000000"/>
              <w:right w:val="single" w:sz="4" w:space="0" w:color="000000"/>
            </w:tcBorders>
          </w:tcPr>
          <w:p w14:paraId="4F219DDB" w14:textId="77777777" w:rsidR="003735F8" w:rsidRDefault="004E0E58">
            <w:pPr>
              <w:pStyle w:val="TableParagraph"/>
              <w:spacing w:before="84"/>
              <w:ind w:left="91"/>
              <w:jc w:val="center"/>
              <w:rPr>
                <w:sz w:val="11"/>
              </w:rPr>
            </w:pPr>
            <w:r>
              <w:rPr>
                <w:sz w:val="11"/>
              </w:rPr>
              <w:t>-3.09</w:t>
            </w:r>
          </w:p>
        </w:tc>
        <w:tc>
          <w:tcPr>
            <w:tcW w:w="398" w:type="dxa"/>
            <w:tcBorders>
              <w:top w:val="single" w:sz="4" w:space="0" w:color="000000"/>
              <w:left w:val="single" w:sz="4" w:space="0" w:color="000000"/>
              <w:bottom w:val="single" w:sz="4" w:space="0" w:color="000000"/>
            </w:tcBorders>
          </w:tcPr>
          <w:p w14:paraId="57B1B884" w14:textId="77777777" w:rsidR="003735F8" w:rsidRDefault="004E0E58">
            <w:pPr>
              <w:pStyle w:val="TableParagraph"/>
              <w:spacing w:before="84"/>
              <w:rPr>
                <w:sz w:val="11"/>
              </w:rPr>
            </w:pPr>
            <w:r>
              <w:rPr>
                <w:sz w:val="11"/>
              </w:rPr>
              <w:t>8.16</w:t>
            </w:r>
          </w:p>
        </w:tc>
      </w:tr>
      <w:tr w:rsidR="003735F8" w14:paraId="27CB3CB7" w14:textId="77777777">
        <w:trPr>
          <w:trHeight w:val="441"/>
        </w:trPr>
        <w:tc>
          <w:tcPr>
            <w:tcW w:w="1646" w:type="dxa"/>
            <w:tcBorders>
              <w:top w:val="single" w:sz="4" w:space="0" w:color="000000"/>
              <w:bottom w:val="single" w:sz="4" w:space="0" w:color="000000"/>
              <w:right w:val="single" w:sz="4" w:space="0" w:color="000000"/>
            </w:tcBorders>
          </w:tcPr>
          <w:p w14:paraId="29C53EF3" w14:textId="77777777" w:rsidR="003735F8" w:rsidRDefault="003735F8">
            <w:pPr>
              <w:pStyle w:val="TableParagraph"/>
              <w:spacing w:before="6"/>
              <w:jc w:val="left"/>
              <w:rPr>
                <w:rFonts w:ascii="Times New Roman"/>
                <w:sz w:val="13"/>
              </w:rPr>
            </w:pPr>
          </w:p>
          <w:p w14:paraId="0F0CACBF" w14:textId="77777777" w:rsidR="003735F8" w:rsidRDefault="004E0E58">
            <w:pPr>
              <w:pStyle w:val="TableParagraph"/>
              <w:spacing w:before="0"/>
              <w:ind w:left="28"/>
              <w:jc w:val="left"/>
              <w:rPr>
                <w:sz w:val="11"/>
              </w:rPr>
            </w:pPr>
            <w:r>
              <w:rPr>
                <w:sz w:val="11"/>
              </w:rPr>
              <w:t>ARIMA_with_TMAX_covariate</w:t>
            </w:r>
          </w:p>
        </w:tc>
        <w:tc>
          <w:tcPr>
            <w:tcW w:w="331" w:type="dxa"/>
            <w:tcBorders>
              <w:top w:val="single" w:sz="4" w:space="0" w:color="000000"/>
              <w:left w:val="single" w:sz="4" w:space="0" w:color="000000"/>
              <w:bottom w:val="single" w:sz="4" w:space="0" w:color="000000"/>
              <w:right w:val="single" w:sz="4" w:space="0" w:color="000000"/>
            </w:tcBorders>
          </w:tcPr>
          <w:p w14:paraId="744BE543" w14:textId="77777777" w:rsidR="003735F8" w:rsidRDefault="003735F8">
            <w:pPr>
              <w:pStyle w:val="TableParagraph"/>
              <w:spacing w:before="6"/>
              <w:jc w:val="left"/>
              <w:rPr>
                <w:rFonts w:ascii="Times New Roman"/>
                <w:sz w:val="13"/>
              </w:rPr>
            </w:pPr>
          </w:p>
          <w:p w14:paraId="1EA73F4A" w14:textId="77777777" w:rsidR="003735F8" w:rsidRDefault="004E0E58">
            <w:pPr>
              <w:pStyle w:val="TableParagraph"/>
              <w:spacing w:before="0"/>
              <w:ind w:left="57"/>
              <w:jc w:val="left"/>
              <w:rPr>
                <w:sz w:val="11"/>
              </w:rPr>
            </w:pPr>
            <w:r>
              <w:rPr>
                <w:sz w:val="11"/>
              </w:rPr>
              <w:t>-2.40</w:t>
            </w:r>
          </w:p>
        </w:tc>
        <w:tc>
          <w:tcPr>
            <w:tcW w:w="393" w:type="dxa"/>
            <w:tcBorders>
              <w:top w:val="single" w:sz="4" w:space="0" w:color="000000"/>
              <w:left w:val="single" w:sz="4" w:space="0" w:color="000000"/>
              <w:bottom w:val="single" w:sz="4" w:space="0" w:color="000000"/>
              <w:right w:val="single" w:sz="4" w:space="0" w:color="000000"/>
            </w:tcBorders>
          </w:tcPr>
          <w:p w14:paraId="1133CEC8" w14:textId="77777777" w:rsidR="003735F8" w:rsidRDefault="003735F8">
            <w:pPr>
              <w:pStyle w:val="TableParagraph"/>
              <w:spacing w:before="6"/>
              <w:jc w:val="left"/>
              <w:rPr>
                <w:rFonts w:ascii="Times New Roman"/>
                <w:sz w:val="13"/>
              </w:rPr>
            </w:pPr>
          </w:p>
          <w:p w14:paraId="0B907A6B" w14:textId="77777777" w:rsidR="003735F8" w:rsidRDefault="004E0E58">
            <w:pPr>
              <w:pStyle w:val="TableParagraph"/>
              <w:spacing w:before="0"/>
              <w:ind w:right="11"/>
              <w:rPr>
                <w:sz w:val="11"/>
              </w:rPr>
            </w:pPr>
            <w:r>
              <w:rPr>
                <w:sz w:val="11"/>
              </w:rPr>
              <w:t>7.28</w:t>
            </w:r>
          </w:p>
        </w:tc>
        <w:tc>
          <w:tcPr>
            <w:tcW w:w="302" w:type="dxa"/>
            <w:tcBorders>
              <w:top w:val="single" w:sz="4" w:space="0" w:color="000000"/>
              <w:left w:val="single" w:sz="4" w:space="0" w:color="000000"/>
              <w:bottom w:val="single" w:sz="4" w:space="0" w:color="000000"/>
              <w:right w:val="single" w:sz="4" w:space="0" w:color="000000"/>
            </w:tcBorders>
          </w:tcPr>
          <w:p w14:paraId="40B51158" w14:textId="77777777" w:rsidR="003735F8" w:rsidRDefault="003735F8">
            <w:pPr>
              <w:pStyle w:val="TableParagraph"/>
              <w:spacing w:before="6"/>
              <w:jc w:val="left"/>
              <w:rPr>
                <w:rFonts w:ascii="Times New Roman"/>
                <w:sz w:val="13"/>
              </w:rPr>
            </w:pPr>
          </w:p>
          <w:p w14:paraId="7D6738D4" w14:textId="77777777" w:rsidR="003735F8" w:rsidRDefault="004E0E58">
            <w:pPr>
              <w:pStyle w:val="TableParagraph"/>
              <w:spacing w:before="0"/>
              <w:ind w:left="65"/>
              <w:jc w:val="left"/>
              <w:rPr>
                <w:sz w:val="11"/>
              </w:rPr>
            </w:pPr>
            <w:r>
              <w:rPr>
                <w:sz w:val="11"/>
              </w:rPr>
              <w:t>6.51</w:t>
            </w:r>
          </w:p>
        </w:tc>
        <w:tc>
          <w:tcPr>
            <w:tcW w:w="331" w:type="dxa"/>
            <w:tcBorders>
              <w:top w:val="single" w:sz="4" w:space="0" w:color="000000"/>
              <w:left w:val="single" w:sz="4" w:space="0" w:color="000000"/>
              <w:bottom w:val="single" w:sz="4" w:space="0" w:color="000000"/>
              <w:right w:val="single" w:sz="4" w:space="0" w:color="000000"/>
            </w:tcBorders>
          </w:tcPr>
          <w:p w14:paraId="7BFC1160" w14:textId="77777777" w:rsidR="003735F8" w:rsidRDefault="003735F8">
            <w:pPr>
              <w:pStyle w:val="TableParagraph"/>
              <w:spacing w:before="6"/>
              <w:jc w:val="left"/>
              <w:rPr>
                <w:rFonts w:ascii="Times New Roman"/>
                <w:sz w:val="13"/>
              </w:rPr>
            </w:pPr>
          </w:p>
          <w:p w14:paraId="10339387" w14:textId="77777777" w:rsidR="003735F8" w:rsidRDefault="004E0E58">
            <w:pPr>
              <w:pStyle w:val="TableParagraph"/>
              <w:spacing w:before="0"/>
              <w:ind w:left="62"/>
              <w:jc w:val="left"/>
              <w:rPr>
                <w:sz w:val="11"/>
              </w:rPr>
            </w:pPr>
            <w:r>
              <w:rPr>
                <w:sz w:val="11"/>
              </w:rPr>
              <w:t>-3.26</w:t>
            </w:r>
          </w:p>
        </w:tc>
        <w:tc>
          <w:tcPr>
            <w:tcW w:w="384" w:type="dxa"/>
            <w:tcBorders>
              <w:top w:val="single" w:sz="4" w:space="0" w:color="000000"/>
              <w:left w:val="single" w:sz="4" w:space="0" w:color="000000"/>
              <w:bottom w:val="single" w:sz="4" w:space="0" w:color="000000"/>
            </w:tcBorders>
          </w:tcPr>
          <w:p w14:paraId="25AF5B11" w14:textId="77777777" w:rsidR="003735F8" w:rsidRDefault="003735F8">
            <w:pPr>
              <w:pStyle w:val="TableParagraph"/>
              <w:spacing w:before="6"/>
              <w:jc w:val="left"/>
              <w:rPr>
                <w:rFonts w:ascii="Times New Roman"/>
                <w:sz w:val="13"/>
              </w:rPr>
            </w:pPr>
          </w:p>
          <w:p w14:paraId="5345576B" w14:textId="77777777" w:rsidR="003735F8" w:rsidRDefault="004E0E58">
            <w:pPr>
              <w:pStyle w:val="TableParagraph"/>
              <w:spacing w:before="0"/>
              <w:ind w:left="135"/>
              <w:jc w:val="center"/>
              <w:rPr>
                <w:sz w:val="11"/>
              </w:rPr>
            </w:pPr>
            <w:r>
              <w:rPr>
                <w:sz w:val="11"/>
              </w:rPr>
              <w:t>7.41</w:t>
            </w:r>
          </w:p>
        </w:tc>
        <w:tc>
          <w:tcPr>
            <w:tcW w:w="1642" w:type="dxa"/>
            <w:tcBorders>
              <w:top w:val="single" w:sz="4" w:space="0" w:color="000000"/>
              <w:bottom w:val="single" w:sz="4" w:space="0" w:color="000000"/>
              <w:right w:val="single" w:sz="4" w:space="0" w:color="000000"/>
            </w:tcBorders>
          </w:tcPr>
          <w:p w14:paraId="26377F36" w14:textId="77777777" w:rsidR="003735F8" w:rsidRDefault="003735F8">
            <w:pPr>
              <w:pStyle w:val="TableParagraph"/>
              <w:spacing w:before="6"/>
              <w:jc w:val="left"/>
              <w:rPr>
                <w:rFonts w:ascii="Times New Roman"/>
                <w:sz w:val="13"/>
              </w:rPr>
            </w:pPr>
          </w:p>
          <w:p w14:paraId="3A17FE34" w14:textId="77777777" w:rsidR="003735F8" w:rsidRDefault="004E0E58">
            <w:pPr>
              <w:pStyle w:val="TableParagraph"/>
              <w:spacing w:before="0"/>
              <w:ind w:left="25"/>
              <w:jc w:val="left"/>
              <w:rPr>
                <w:sz w:val="11"/>
              </w:rPr>
            </w:pPr>
            <w:r>
              <w:rPr>
                <w:sz w:val="11"/>
              </w:rPr>
              <w:t>ARIMA_with_TMAX_covariate</w:t>
            </w:r>
          </w:p>
        </w:tc>
        <w:tc>
          <w:tcPr>
            <w:tcW w:w="365" w:type="dxa"/>
            <w:tcBorders>
              <w:top w:val="single" w:sz="4" w:space="0" w:color="000000"/>
              <w:left w:val="single" w:sz="4" w:space="0" w:color="000000"/>
              <w:bottom w:val="single" w:sz="4" w:space="0" w:color="000000"/>
              <w:right w:val="single" w:sz="4" w:space="0" w:color="000000"/>
            </w:tcBorders>
          </w:tcPr>
          <w:p w14:paraId="457FE496" w14:textId="77777777" w:rsidR="003735F8" w:rsidRDefault="003735F8">
            <w:pPr>
              <w:pStyle w:val="TableParagraph"/>
              <w:spacing w:before="6"/>
              <w:jc w:val="left"/>
              <w:rPr>
                <w:rFonts w:ascii="Times New Roman"/>
                <w:sz w:val="13"/>
              </w:rPr>
            </w:pPr>
          </w:p>
          <w:p w14:paraId="56712436" w14:textId="77777777" w:rsidR="003735F8" w:rsidRDefault="004E0E58">
            <w:pPr>
              <w:pStyle w:val="TableParagraph"/>
              <w:spacing w:before="0"/>
              <w:ind w:right="9"/>
              <w:rPr>
                <w:sz w:val="11"/>
              </w:rPr>
            </w:pPr>
            <w:r>
              <w:rPr>
                <w:sz w:val="11"/>
              </w:rPr>
              <w:t>-3.85</w:t>
            </w:r>
          </w:p>
        </w:tc>
        <w:tc>
          <w:tcPr>
            <w:tcW w:w="379" w:type="dxa"/>
            <w:tcBorders>
              <w:top w:val="single" w:sz="4" w:space="0" w:color="000000"/>
              <w:left w:val="single" w:sz="4" w:space="0" w:color="000000"/>
              <w:bottom w:val="single" w:sz="4" w:space="0" w:color="000000"/>
              <w:right w:val="single" w:sz="4" w:space="0" w:color="000000"/>
            </w:tcBorders>
          </w:tcPr>
          <w:p w14:paraId="4D86FDAA" w14:textId="77777777" w:rsidR="003735F8" w:rsidRDefault="003735F8">
            <w:pPr>
              <w:pStyle w:val="TableParagraph"/>
              <w:spacing w:before="6"/>
              <w:jc w:val="left"/>
              <w:rPr>
                <w:rFonts w:ascii="Times New Roman"/>
                <w:sz w:val="13"/>
              </w:rPr>
            </w:pPr>
          </w:p>
          <w:p w14:paraId="4EBE38A0" w14:textId="77777777" w:rsidR="003735F8" w:rsidRDefault="004E0E58">
            <w:pPr>
              <w:pStyle w:val="TableParagraph"/>
              <w:spacing w:before="0"/>
              <w:ind w:right="8"/>
              <w:rPr>
                <w:sz w:val="11"/>
              </w:rPr>
            </w:pPr>
            <w:r>
              <w:rPr>
                <w:sz w:val="11"/>
              </w:rPr>
              <w:t>5.65</w:t>
            </w:r>
          </w:p>
        </w:tc>
        <w:tc>
          <w:tcPr>
            <w:tcW w:w="302" w:type="dxa"/>
            <w:tcBorders>
              <w:top w:val="single" w:sz="4" w:space="0" w:color="000000"/>
              <w:left w:val="single" w:sz="4" w:space="0" w:color="000000"/>
              <w:bottom w:val="single" w:sz="4" w:space="0" w:color="000000"/>
              <w:right w:val="single" w:sz="4" w:space="0" w:color="000000"/>
            </w:tcBorders>
          </w:tcPr>
          <w:p w14:paraId="728F321B" w14:textId="77777777" w:rsidR="003735F8" w:rsidRDefault="003735F8">
            <w:pPr>
              <w:pStyle w:val="TableParagraph"/>
              <w:spacing w:before="6"/>
              <w:jc w:val="left"/>
              <w:rPr>
                <w:rFonts w:ascii="Times New Roman"/>
                <w:sz w:val="13"/>
              </w:rPr>
            </w:pPr>
          </w:p>
          <w:p w14:paraId="7A8229CB" w14:textId="77777777" w:rsidR="003735F8" w:rsidRDefault="004E0E58">
            <w:pPr>
              <w:pStyle w:val="TableParagraph"/>
              <w:spacing w:before="0"/>
              <w:ind w:right="10"/>
              <w:rPr>
                <w:sz w:val="11"/>
              </w:rPr>
            </w:pPr>
            <w:r>
              <w:rPr>
                <w:sz w:val="11"/>
              </w:rPr>
              <w:t>4.49</w:t>
            </w:r>
          </w:p>
        </w:tc>
        <w:tc>
          <w:tcPr>
            <w:tcW w:w="331" w:type="dxa"/>
            <w:tcBorders>
              <w:top w:val="single" w:sz="4" w:space="0" w:color="000000"/>
              <w:left w:val="single" w:sz="4" w:space="0" w:color="000000"/>
              <w:bottom w:val="single" w:sz="4" w:space="0" w:color="000000"/>
              <w:right w:val="single" w:sz="4" w:space="0" w:color="000000"/>
            </w:tcBorders>
          </w:tcPr>
          <w:p w14:paraId="6E8A57D7" w14:textId="77777777" w:rsidR="003735F8" w:rsidRDefault="003735F8">
            <w:pPr>
              <w:pStyle w:val="TableParagraph"/>
              <w:spacing w:before="6"/>
              <w:jc w:val="left"/>
              <w:rPr>
                <w:rFonts w:ascii="Times New Roman"/>
                <w:sz w:val="13"/>
              </w:rPr>
            </w:pPr>
          </w:p>
          <w:p w14:paraId="4C58C020" w14:textId="77777777" w:rsidR="003735F8" w:rsidRDefault="004E0E58">
            <w:pPr>
              <w:pStyle w:val="TableParagraph"/>
              <w:spacing w:before="0"/>
              <w:ind w:left="62"/>
              <w:jc w:val="left"/>
              <w:rPr>
                <w:sz w:val="11"/>
              </w:rPr>
            </w:pPr>
            <w:r>
              <w:rPr>
                <w:sz w:val="11"/>
              </w:rPr>
              <w:t>-4.37</w:t>
            </w:r>
          </w:p>
        </w:tc>
        <w:tc>
          <w:tcPr>
            <w:tcW w:w="417" w:type="dxa"/>
            <w:tcBorders>
              <w:top w:val="single" w:sz="4" w:space="0" w:color="000000"/>
              <w:left w:val="single" w:sz="4" w:space="0" w:color="000000"/>
              <w:bottom w:val="single" w:sz="4" w:space="0" w:color="000000"/>
            </w:tcBorders>
          </w:tcPr>
          <w:p w14:paraId="03CF708F" w14:textId="77777777" w:rsidR="003735F8" w:rsidRDefault="003735F8">
            <w:pPr>
              <w:pStyle w:val="TableParagraph"/>
              <w:spacing w:before="6"/>
              <w:jc w:val="left"/>
              <w:rPr>
                <w:rFonts w:ascii="Times New Roman"/>
                <w:sz w:val="13"/>
              </w:rPr>
            </w:pPr>
          </w:p>
          <w:p w14:paraId="481DC4C3" w14:textId="77777777" w:rsidR="003735F8" w:rsidRDefault="004E0E58">
            <w:pPr>
              <w:pStyle w:val="TableParagraph"/>
              <w:spacing w:before="0"/>
              <w:ind w:right="5"/>
              <w:rPr>
                <w:sz w:val="11"/>
              </w:rPr>
            </w:pPr>
            <w:r>
              <w:rPr>
                <w:sz w:val="11"/>
              </w:rPr>
              <w:t>5.03</w:t>
            </w:r>
          </w:p>
        </w:tc>
        <w:tc>
          <w:tcPr>
            <w:tcW w:w="1641" w:type="dxa"/>
            <w:tcBorders>
              <w:top w:val="single" w:sz="4" w:space="0" w:color="000000"/>
              <w:bottom w:val="single" w:sz="4" w:space="0" w:color="000000"/>
              <w:right w:val="single" w:sz="4" w:space="0" w:color="000000"/>
            </w:tcBorders>
          </w:tcPr>
          <w:p w14:paraId="39124A20" w14:textId="77777777" w:rsidR="003735F8" w:rsidRDefault="003735F8">
            <w:pPr>
              <w:pStyle w:val="TableParagraph"/>
              <w:spacing w:before="6"/>
              <w:jc w:val="left"/>
              <w:rPr>
                <w:rFonts w:ascii="Times New Roman"/>
                <w:sz w:val="13"/>
              </w:rPr>
            </w:pPr>
          </w:p>
          <w:p w14:paraId="0DB28CF0" w14:textId="77777777" w:rsidR="003735F8" w:rsidRDefault="004E0E58">
            <w:pPr>
              <w:pStyle w:val="TableParagraph"/>
              <w:spacing w:before="0"/>
              <w:ind w:left="30"/>
              <w:jc w:val="left"/>
              <w:rPr>
                <w:sz w:val="11"/>
              </w:rPr>
            </w:pPr>
            <w:r>
              <w:rPr>
                <w:sz w:val="11"/>
              </w:rPr>
              <w:t>ARIMA_with_TMAX_covariate</w:t>
            </w:r>
          </w:p>
        </w:tc>
        <w:tc>
          <w:tcPr>
            <w:tcW w:w="345" w:type="dxa"/>
            <w:tcBorders>
              <w:top w:val="single" w:sz="4" w:space="0" w:color="000000"/>
              <w:left w:val="single" w:sz="4" w:space="0" w:color="000000"/>
              <w:bottom w:val="single" w:sz="4" w:space="0" w:color="000000"/>
              <w:right w:val="single" w:sz="4" w:space="0" w:color="000000"/>
            </w:tcBorders>
          </w:tcPr>
          <w:p w14:paraId="15D58877" w14:textId="77777777" w:rsidR="003735F8" w:rsidRDefault="003735F8">
            <w:pPr>
              <w:pStyle w:val="TableParagraph"/>
              <w:spacing w:before="6"/>
              <w:jc w:val="left"/>
              <w:rPr>
                <w:rFonts w:ascii="Times New Roman"/>
                <w:sz w:val="13"/>
              </w:rPr>
            </w:pPr>
          </w:p>
          <w:p w14:paraId="3BE0F654" w14:textId="77777777" w:rsidR="003735F8" w:rsidRDefault="004E0E58">
            <w:pPr>
              <w:pStyle w:val="TableParagraph"/>
              <w:spacing w:before="0"/>
              <w:ind w:left="76"/>
              <w:jc w:val="left"/>
              <w:rPr>
                <w:sz w:val="11"/>
              </w:rPr>
            </w:pPr>
            <w:r>
              <w:rPr>
                <w:sz w:val="11"/>
              </w:rPr>
              <w:t>-1.89</w:t>
            </w:r>
          </w:p>
        </w:tc>
        <w:tc>
          <w:tcPr>
            <w:tcW w:w="383" w:type="dxa"/>
            <w:tcBorders>
              <w:top w:val="single" w:sz="4" w:space="0" w:color="000000"/>
              <w:left w:val="single" w:sz="4" w:space="0" w:color="000000"/>
              <w:bottom w:val="single" w:sz="4" w:space="0" w:color="000000"/>
              <w:right w:val="single" w:sz="4" w:space="0" w:color="000000"/>
            </w:tcBorders>
          </w:tcPr>
          <w:p w14:paraId="4056B7BA" w14:textId="77777777" w:rsidR="003735F8" w:rsidRDefault="003735F8">
            <w:pPr>
              <w:pStyle w:val="TableParagraph"/>
              <w:spacing w:before="6"/>
              <w:jc w:val="left"/>
              <w:rPr>
                <w:rFonts w:ascii="Times New Roman"/>
                <w:sz w:val="13"/>
              </w:rPr>
            </w:pPr>
          </w:p>
          <w:p w14:paraId="59D331C9" w14:textId="77777777" w:rsidR="003735F8" w:rsidRDefault="004E0E58">
            <w:pPr>
              <w:pStyle w:val="TableParagraph"/>
              <w:spacing w:before="0"/>
              <w:ind w:right="9"/>
              <w:rPr>
                <w:sz w:val="11"/>
              </w:rPr>
            </w:pPr>
            <w:r>
              <w:rPr>
                <w:sz w:val="11"/>
              </w:rPr>
              <w:t>8.40</w:t>
            </w:r>
          </w:p>
        </w:tc>
        <w:tc>
          <w:tcPr>
            <w:tcW w:w="297" w:type="dxa"/>
            <w:tcBorders>
              <w:top w:val="single" w:sz="4" w:space="0" w:color="000000"/>
              <w:left w:val="single" w:sz="4" w:space="0" w:color="000000"/>
              <w:bottom w:val="single" w:sz="4" w:space="0" w:color="000000"/>
              <w:right w:val="single" w:sz="4" w:space="0" w:color="000000"/>
            </w:tcBorders>
          </w:tcPr>
          <w:p w14:paraId="1629D658" w14:textId="77777777" w:rsidR="003735F8" w:rsidRDefault="003735F8">
            <w:pPr>
              <w:pStyle w:val="TableParagraph"/>
              <w:spacing w:before="6"/>
              <w:jc w:val="left"/>
              <w:rPr>
                <w:rFonts w:ascii="Times New Roman"/>
                <w:sz w:val="13"/>
              </w:rPr>
            </w:pPr>
          </w:p>
          <w:p w14:paraId="5E10BE24" w14:textId="77777777" w:rsidR="003735F8" w:rsidRDefault="004E0E58">
            <w:pPr>
              <w:pStyle w:val="TableParagraph"/>
              <w:spacing w:before="0"/>
              <w:ind w:left="64"/>
              <w:jc w:val="left"/>
              <w:rPr>
                <w:sz w:val="11"/>
              </w:rPr>
            </w:pPr>
            <w:r>
              <w:rPr>
                <w:sz w:val="11"/>
              </w:rPr>
              <w:t>7.21</w:t>
            </w:r>
          </w:p>
        </w:tc>
        <w:tc>
          <w:tcPr>
            <w:tcW w:w="369" w:type="dxa"/>
            <w:tcBorders>
              <w:top w:val="single" w:sz="4" w:space="0" w:color="000000"/>
              <w:left w:val="single" w:sz="4" w:space="0" w:color="000000"/>
              <w:bottom w:val="single" w:sz="4" w:space="0" w:color="000000"/>
              <w:right w:val="single" w:sz="4" w:space="0" w:color="000000"/>
            </w:tcBorders>
          </w:tcPr>
          <w:p w14:paraId="435B528E" w14:textId="77777777" w:rsidR="003735F8" w:rsidRDefault="003735F8">
            <w:pPr>
              <w:pStyle w:val="TableParagraph"/>
              <w:spacing w:before="6"/>
              <w:jc w:val="left"/>
              <w:rPr>
                <w:rFonts w:ascii="Times New Roman"/>
                <w:sz w:val="13"/>
              </w:rPr>
            </w:pPr>
          </w:p>
          <w:p w14:paraId="217AE582" w14:textId="77777777" w:rsidR="003735F8" w:rsidRDefault="004E0E58">
            <w:pPr>
              <w:pStyle w:val="TableParagraph"/>
              <w:spacing w:before="0"/>
              <w:ind w:left="91"/>
              <w:jc w:val="center"/>
              <w:rPr>
                <w:sz w:val="11"/>
              </w:rPr>
            </w:pPr>
            <w:r>
              <w:rPr>
                <w:sz w:val="11"/>
              </w:rPr>
              <w:t>-2.87</w:t>
            </w:r>
          </w:p>
        </w:tc>
        <w:tc>
          <w:tcPr>
            <w:tcW w:w="398" w:type="dxa"/>
            <w:tcBorders>
              <w:top w:val="single" w:sz="4" w:space="0" w:color="000000"/>
              <w:left w:val="single" w:sz="4" w:space="0" w:color="000000"/>
              <w:bottom w:val="single" w:sz="4" w:space="0" w:color="000000"/>
            </w:tcBorders>
          </w:tcPr>
          <w:p w14:paraId="02C3707E" w14:textId="77777777" w:rsidR="003735F8" w:rsidRDefault="003735F8">
            <w:pPr>
              <w:pStyle w:val="TableParagraph"/>
              <w:spacing w:before="6"/>
              <w:jc w:val="left"/>
              <w:rPr>
                <w:rFonts w:ascii="Times New Roman"/>
                <w:sz w:val="13"/>
              </w:rPr>
            </w:pPr>
          </w:p>
          <w:p w14:paraId="1EBF3119" w14:textId="77777777" w:rsidR="003735F8" w:rsidRDefault="004E0E58">
            <w:pPr>
              <w:pStyle w:val="TableParagraph"/>
              <w:spacing w:before="0"/>
              <w:rPr>
                <w:sz w:val="11"/>
              </w:rPr>
            </w:pPr>
            <w:r>
              <w:rPr>
                <w:sz w:val="11"/>
              </w:rPr>
              <w:t>8.09</w:t>
            </w:r>
          </w:p>
        </w:tc>
      </w:tr>
      <w:tr w:rsidR="003735F8" w14:paraId="273EC484" w14:textId="77777777">
        <w:trPr>
          <w:trHeight w:val="321"/>
        </w:trPr>
        <w:tc>
          <w:tcPr>
            <w:tcW w:w="1646" w:type="dxa"/>
            <w:tcBorders>
              <w:top w:val="single" w:sz="4" w:space="0" w:color="000000"/>
              <w:right w:val="single" w:sz="4" w:space="0" w:color="000000"/>
            </w:tcBorders>
          </w:tcPr>
          <w:p w14:paraId="3AE4FE8A" w14:textId="77777777" w:rsidR="003735F8" w:rsidRDefault="004E0E58">
            <w:pPr>
              <w:pStyle w:val="TableParagraph"/>
              <w:spacing w:before="93"/>
              <w:ind w:left="28"/>
              <w:jc w:val="left"/>
              <w:rPr>
                <w:sz w:val="11"/>
              </w:rPr>
            </w:pPr>
            <w:r>
              <w:rPr>
                <w:sz w:val="11"/>
              </w:rPr>
              <w:t>ARIMA_without_covariate</w:t>
            </w:r>
          </w:p>
        </w:tc>
        <w:tc>
          <w:tcPr>
            <w:tcW w:w="331" w:type="dxa"/>
            <w:tcBorders>
              <w:top w:val="single" w:sz="4" w:space="0" w:color="000000"/>
              <w:left w:val="single" w:sz="4" w:space="0" w:color="000000"/>
              <w:right w:val="single" w:sz="4" w:space="0" w:color="000000"/>
            </w:tcBorders>
          </w:tcPr>
          <w:p w14:paraId="7E05C799" w14:textId="77777777" w:rsidR="003735F8" w:rsidRDefault="004E0E58">
            <w:pPr>
              <w:pStyle w:val="TableParagraph"/>
              <w:spacing w:before="93"/>
              <w:ind w:left="57"/>
              <w:jc w:val="left"/>
              <w:rPr>
                <w:sz w:val="11"/>
              </w:rPr>
            </w:pPr>
            <w:r>
              <w:rPr>
                <w:sz w:val="11"/>
              </w:rPr>
              <w:t>-0.12</w:t>
            </w:r>
          </w:p>
        </w:tc>
        <w:tc>
          <w:tcPr>
            <w:tcW w:w="393" w:type="dxa"/>
            <w:tcBorders>
              <w:top w:val="single" w:sz="4" w:space="0" w:color="000000"/>
              <w:left w:val="single" w:sz="4" w:space="0" w:color="000000"/>
              <w:right w:val="single" w:sz="4" w:space="0" w:color="000000"/>
            </w:tcBorders>
          </w:tcPr>
          <w:p w14:paraId="3EC7461F" w14:textId="77777777" w:rsidR="003735F8" w:rsidRDefault="004E0E58">
            <w:pPr>
              <w:pStyle w:val="TableParagraph"/>
              <w:spacing w:before="93"/>
              <w:ind w:right="11"/>
              <w:rPr>
                <w:sz w:val="11"/>
              </w:rPr>
            </w:pPr>
            <w:r>
              <w:rPr>
                <w:sz w:val="11"/>
              </w:rPr>
              <w:t>7.03</w:t>
            </w:r>
          </w:p>
        </w:tc>
        <w:tc>
          <w:tcPr>
            <w:tcW w:w="302" w:type="dxa"/>
            <w:tcBorders>
              <w:top w:val="single" w:sz="4" w:space="0" w:color="000000"/>
              <w:left w:val="single" w:sz="4" w:space="0" w:color="000000"/>
              <w:right w:val="single" w:sz="4" w:space="0" w:color="000000"/>
            </w:tcBorders>
          </w:tcPr>
          <w:p w14:paraId="7DD9F1BE" w14:textId="77777777" w:rsidR="003735F8" w:rsidRDefault="004E0E58">
            <w:pPr>
              <w:pStyle w:val="TableParagraph"/>
              <w:spacing w:before="93"/>
              <w:ind w:left="65"/>
              <w:jc w:val="left"/>
              <w:rPr>
                <w:sz w:val="11"/>
              </w:rPr>
            </w:pPr>
            <w:r>
              <w:rPr>
                <w:sz w:val="11"/>
              </w:rPr>
              <w:t>6.25</w:t>
            </w:r>
          </w:p>
        </w:tc>
        <w:tc>
          <w:tcPr>
            <w:tcW w:w="331" w:type="dxa"/>
            <w:tcBorders>
              <w:top w:val="single" w:sz="4" w:space="0" w:color="000000"/>
              <w:left w:val="single" w:sz="4" w:space="0" w:color="000000"/>
              <w:right w:val="single" w:sz="4" w:space="0" w:color="000000"/>
            </w:tcBorders>
          </w:tcPr>
          <w:p w14:paraId="2D1C081A" w14:textId="77777777" w:rsidR="003735F8" w:rsidRDefault="004E0E58">
            <w:pPr>
              <w:pStyle w:val="TableParagraph"/>
              <w:spacing w:before="93"/>
              <w:ind w:left="62"/>
              <w:jc w:val="left"/>
              <w:rPr>
                <w:sz w:val="11"/>
              </w:rPr>
            </w:pPr>
            <w:r>
              <w:rPr>
                <w:sz w:val="11"/>
              </w:rPr>
              <w:t>-0.74</w:t>
            </w:r>
          </w:p>
        </w:tc>
        <w:tc>
          <w:tcPr>
            <w:tcW w:w="384" w:type="dxa"/>
            <w:tcBorders>
              <w:top w:val="single" w:sz="4" w:space="0" w:color="000000"/>
              <w:left w:val="single" w:sz="4" w:space="0" w:color="000000"/>
            </w:tcBorders>
          </w:tcPr>
          <w:p w14:paraId="276F8D83" w14:textId="77777777" w:rsidR="003735F8" w:rsidRDefault="004E0E58">
            <w:pPr>
              <w:pStyle w:val="TableParagraph"/>
              <w:spacing w:before="93"/>
              <w:ind w:left="135"/>
              <w:jc w:val="center"/>
              <w:rPr>
                <w:sz w:val="11"/>
              </w:rPr>
            </w:pPr>
            <w:r>
              <w:rPr>
                <w:sz w:val="11"/>
              </w:rPr>
              <w:t>6.95</w:t>
            </w:r>
          </w:p>
        </w:tc>
        <w:tc>
          <w:tcPr>
            <w:tcW w:w="1642" w:type="dxa"/>
            <w:tcBorders>
              <w:top w:val="single" w:sz="4" w:space="0" w:color="000000"/>
              <w:bottom w:val="single" w:sz="4" w:space="0" w:color="000000"/>
              <w:right w:val="single" w:sz="4" w:space="0" w:color="000000"/>
            </w:tcBorders>
          </w:tcPr>
          <w:p w14:paraId="7D9499AD" w14:textId="77777777" w:rsidR="003735F8" w:rsidRDefault="004E0E58">
            <w:pPr>
              <w:pStyle w:val="TableParagraph"/>
              <w:spacing w:before="93"/>
              <w:ind w:left="25"/>
              <w:jc w:val="left"/>
              <w:rPr>
                <w:sz w:val="11"/>
              </w:rPr>
            </w:pPr>
            <w:r>
              <w:rPr>
                <w:sz w:val="11"/>
              </w:rPr>
              <w:t>ARIMA_without_covariate</w:t>
            </w:r>
          </w:p>
        </w:tc>
        <w:tc>
          <w:tcPr>
            <w:tcW w:w="365" w:type="dxa"/>
            <w:tcBorders>
              <w:top w:val="single" w:sz="4" w:space="0" w:color="000000"/>
              <w:left w:val="single" w:sz="4" w:space="0" w:color="000000"/>
              <w:bottom w:val="single" w:sz="4" w:space="0" w:color="000000"/>
              <w:right w:val="single" w:sz="4" w:space="0" w:color="000000"/>
            </w:tcBorders>
          </w:tcPr>
          <w:p w14:paraId="48D87FCD" w14:textId="77777777" w:rsidR="003735F8" w:rsidRDefault="004E0E58">
            <w:pPr>
              <w:pStyle w:val="TableParagraph"/>
              <w:spacing w:before="93"/>
              <w:ind w:right="9"/>
              <w:rPr>
                <w:sz w:val="11"/>
              </w:rPr>
            </w:pPr>
            <w:r>
              <w:rPr>
                <w:sz w:val="11"/>
              </w:rPr>
              <w:t>-3.89</w:t>
            </w:r>
          </w:p>
        </w:tc>
        <w:tc>
          <w:tcPr>
            <w:tcW w:w="379" w:type="dxa"/>
            <w:tcBorders>
              <w:top w:val="single" w:sz="4" w:space="0" w:color="000000"/>
              <w:left w:val="single" w:sz="4" w:space="0" w:color="000000"/>
              <w:bottom w:val="single" w:sz="4" w:space="0" w:color="000000"/>
              <w:right w:val="single" w:sz="4" w:space="0" w:color="000000"/>
            </w:tcBorders>
          </w:tcPr>
          <w:p w14:paraId="34ABC25A" w14:textId="77777777" w:rsidR="003735F8" w:rsidRDefault="004E0E58">
            <w:pPr>
              <w:pStyle w:val="TableParagraph"/>
              <w:spacing w:before="93"/>
              <w:ind w:right="8"/>
              <w:rPr>
                <w:sz w:val="11"/>
              </w:rPr>
            </w:pPr>
            <w:r>
              <w:rPr>
                <w:sz w:val="11"/>
              </w:rPr>
              <w:t>5.73</w:t>
            </w:r>
          </w:p>
        </w:tc>
        <w:tc>
          <w:tcPr>
            <w:tcW w:w="302" w:type="dxa"/>
            <w:tcBorders>
              <w:top w:val="single" w:sz="4" w:space="0" w:color="000000"/>
              <w:left w:val="single" w:sz="4" w:space="0" w:color="000000"/>
              <w:bottom w:val="single" w:sz="4" w:space="0" w:color="000000"/>
              <w:right w:val="single" w:sz="4" w:space="0" w:color="000000"/>
            </w:tcBorders>
          </w:tcPr>
          <w:p w14:paraId="3C4BB93B" w14:textId="77777777" w:rsidR="003735F8" w:rsidRDefault="004E0E58">
            <w:pPr>
              <w:pStyle w:val="TableParagraph"/>
              <w:spacing w:before="93"/>
              <w:ind w:right="10"/>
              <w:rPr>
                <w:sz w:val="11"/>
              </w:rPr>
            </w:pPr>
            <w:r>
              <w:rPr>
                <w:sz w:val="11"/>
              </w:rPr>
              <w:t>4.62</w:t>
            </w:r>
          </w:p>
        </w:tc>
        <w:tc>
          <w:tcPr>
            <w:tcW w:w="331" w:type="dxa"/>
            <w:tcBorders>
              <w:top w:val="single" w:sz="4" w:space="0" w:color="000000"/>
              <w:left w:val="single" w:sz="4" w:space="0" w:color="000000"/>
              <w:bottom w:val="single" w:sz="4" w:space="0" w:color="000000"/>
              <w:right w:val="single" w:sz="4" w:space="0" w:color="000000"/>
            </w:tcBorders>
          </w:tcPr>
          <w:p w14:paraId="400DF1A9" w14:textId="77777777" w:rsidR="003735F8" w:rsidRDefault="004E0E58">
            <w:pPr>
              <w:pStyle w:val="TableParagraph"/>
              <w:spacing w:before="93"/>
              <w:ind w:left="62"/>
              <w:jc w:val="left"/>
              <w:rPr>
                <w:sz w:val="11"/>
              </w:rPr>
            </w:pPr>
            <w:r>
              <w:rPr>
                <w:sz w:val="11"/>
              </w:rPr>
              <w:t>-4.42</w:t>
            </w:r>
          </w:p>
        </w:tc>
        <w:tc>
          <w:tcPr>
            <w:tcW w:w="417" w:type="dxa"/>
            <w:tcBorders>
              <w:top w:val="single" w:sz="4" w:space="0" w:color="000000"/>
              <w:left w:val="single" w:sz="4" w:space="0" w:color="000000"/>
              <w:bottom w:val="single" w:sz="4" w:space="0" w:color="000000"/>
            </w:tcBorders>
          </w:tcPr>
          <w:p w14:paraId="71FCC971" w14:textId="77777777" w:rsidR="003735F8" w:rsidRDefault="004E0E58">
            <w:pPr>
              <w:pStyle w:val="TableParagraph"/>
              <w:spacing w:before="93"/>
              <w:ind w:right="5"/>
              <w:rPr>
                <w:sz w:val="11"/>
              </w:rPr>
            </w:pPr>
            <w:r>
              <w:rPr>
                <w:sz w:val="11"/>
              </w:rPr>
              <w:t>5.16</w:t>
            </w:r>
          </w:p>
        </w:tc>
        <w:tc>
          <w:tcPr>
            <w:tcW w:w="1641" w:type="dxa"/>
            <w:tcBorders>
              <w:top w:val="single" w:sz="4" w:space="0" w:color="000000"/>
              <w:bottom w:val="single" w:sz="4" w:space="0" w:color="000000"/>
              <w:right w:val="single" w:sz="4" w:space="0" w:color="000000"/>
            </w:tcBorders>
          </w:tcPr>
          <w:p w14:paraId="09C8E738" w14:textId="77777777" w:rsidR="003735F8" w:rsidRDefault="004E0E58">
            <w:pPr>
              <w:pStyle w:val="TableParagraph"/>
              <w:spacing w:before="93"/>
              <w:ind w:left="30"/>
              <w:jc w:val="left"/>
              <w:rPr>
                <w:sz w:val="11"/>
              </w:rPr>
            </w:pPr>
            <w:r>
              <w:rPr>
                <w:sz w:val="11"/>
              </w:rPr>
              <w:t>ARIMA_without_covariate</w:t>
            </w:r>
          </w:p>
        </w:tc>
        <w:tc>
          <w:tcPr>
            <w:tcW w:w="345" w:type="dxa"/>
            <w:tcBorders>
              <w:top w:val="single" w:sz="4" w:space="0" w:color="000000"/>
              <w:left w:val="single" w:sz="4" w:space="0" w:color="000000"/>
              <w:right w:val="single" w:sz="4" w:space="0" w:color="000000"/>
            </w:tcBorders>
          </w:tcPr>
          <w:p w14:paraId="7B5B09DC" w14:textId="77777777" w:rsidR="003735F8" w:rsidRDefault="004E0E58">
            <w:pPr>
              <w:pStyle w:val="TableParagraph"/>
              <w:spacing w:before="93"/>
              <w:ind w:left="76"/>
              <w:jc w:val="left"/>
              <w:rPr>
                <w:sz w:val="11"/>
              </w:rPr>
            </w:pPr>
            <w:r>
              <w:rPr>
                <w:sz w:val="11"/>
              </w:rPr>
              <w:t>-3.24</w:t>
            </w:r>
          </w:p>
        </w:tc>
        <w:tc>
          <w:tcPr>
            <w:tcW w:w="383" w:type="dxa"/>
            <w:tcBorders>
              <w:top w:val="single" w:sz="4" w:space="0" w:color="000000"/>
              <w:left w:val="single" w:sz="4" w:space="0" w:color="000000"/>
              <w:right w:val="single" w:sz="4" w:space="0" w:color="000000"/>
            </w:tcBorders>
          </w:tcPr>
          <w:p w14:paraId="6E9637CD" w14:textId="77777777" w:rsidR="003735F8" w:rsidRDefault="004E0E58">
            <w:pPr>
              <w:pStyle w:val="TableParagraph"/>
              <w:spacing w:before="93"/>
              <w:ind w:right="9"/>
              <w:rPr>
                <w:sz w:val="11"/>
              </w:rPr>
            </w:pPr>
            <w:r>
              <w:rPr>
                <w:sz w:val="11"/>
              </w:rPr>
              <w:t>8.82</w:t>
            </w:r>
          </w:p>
        </w:tc>
        <w:tc>
          <w:tcPr>
            <w:tcW w:w="297" w:type="dxa"/>
            <w:tcBorders>
              <w:top w:val="single" w:sz="4" w:space="0" w:color="000000"/>
              <w:left w:val="single" w:sz="4" w:space="0" w:color="000000"/>
              <w:right w:val="single" w:sz="4" w:space="0" w:color="000000"/>
            </w:tcBorders>
          </w:tcPr>
          <w:p w14:paraId="13E7AF7B" w14:textId="77777777" w:rsidR="003735F8" w:rsidRDefault="004E0E58">
            <w:pPr>
              <w:pStyle w:val="TableParagraph"/>
              <w:spacing w:before="93"/>
              <w:ind w:left="64"/>
              <w:jc w:val="left"/>
              <w:rPr>
                <w:sz w:val="11"/>
              </w:rPr>
            </w:pPr>
            <w:r>
              <w:rPr>
                <w:sz w:val="11"/>
              </w:rPr>
              <w:t>7.44</w:t>
            </w:r>
          </w:p>
        </w:tc>
        <w:tc>
          <w:tcPr>
            <w:tcW w:w="369" w:type="dxa"/>
            <w:tcBorders>
              <w:top w:val="single" w:sz="4" w:space="0" w:color="000000"/>
              <w:left w:val="single" w:sz="4" w:space="0" w:color="000000"/>
              <w:right w:val="single" w:sz="4" w:space="0" w:color="000000"/>
            </w:tcBorders>
          </w:tcPr>
          <w:p w14:paraId="3A43CCD6" w14:textId="77777777" w:rsidR="003735F8" w:rsidRDefault="004E0E58">
            <w:pPr>
              <w:pStyle w:val="TableParagraph"/>
              <w:spacing w:before="93"/>
              <w:ind w:left="91"/>
              <w:jc w:val="center"/>
              <w:rPr>
                <w:sz w:val="11"/>
              </w:rPr>
            </w:pPr>
            <w:r>
              <w:rPr>
                <w:sz w:val="11"/>
              </w:rPr>
              <w:t>-4.36</w:t>
            </w:r>
          </w:p>
        </w:tc>
        <w:tc>
          <w:tcPr>
            <w:tcW w:w="398" w:type="dxa"/>
            <w:tcBorders>
              <w:top w:val="single" w:sz="4" w:space="0" w:color="000000"/>
              <w:left w:val="single" w:sz="4" w:space="0" w:color="000000"/>
            </w:tcBorders>
          </w:tcPr>
          <w:p w14:paraId="56160EB3" w14:textId="77777777" w:rsidR="003735F8" w:rsidRDefault="004E0E58">
            <w:pPr>
              <w:pStyle w:val="TableParagraph"/>
              <w:spacing w:before="93"/>
              <w:rPr>
                <w:sz w:val="11"/>
              </w:rPr>
            </w:pPr>
            <w:r>
              <w:rPr>
                <w:sz w:val="11"/>
              </w:rPr>
              <w:t>8.45</w:t>
            </w:r>
          </w:p>
        </w:tc>
      </w:tr>
      <w:tr w:rsidR="003735F8" w14:paraId="08128507" w14:textId="77777777">
        <w:trPr>
          <w:trHeight w:val="315"/>
        </w:trPr>
        <w:tc>
          <w:tcPr>
            <w:tcW w:w="3387" w:type="dxa"/>
            <w:gridSpan w:val="6"/>
            <w:tcBorders>
              <w:left w:val="single" w:sz="4" w:space="0" w:color="000000"/>
              <w:bottom w:val="single" w:sz="4" w:space="0" w:color="000000"/>
            </w:tcBorders>
          </w:tcPr>
          <w:p w14:paraId="2E05CD7A" w14:textId="77777777" w:rsidR="003735F8" w:rsidRDefault="003735F8">
            <w:pPr>
              <w:pStyle w:val="TableParagraph"/>
              <w:spacing w:before="0"/>
              <w:jc w:val="left"/>
              <w:rPr>
                <w:rFonts w:ascii="Times New Roman"/>
                <w:sz w:val="12"/>
              </w:rPr>
            </w:pPr>
          </w:p>
        </w:tc>
        <w:tc>
          <w:tcPr>
            <w:tcW w:w="1642" w:type="dxa"/>
            <w:tcBorders>
              <w:top w:val="single" w:sz="4" w:space="0" w:color="000000"/>
              <w:right w:val="single" w:sz="4" w:space="0" w:color="000000"/>
            </w:tcBorders>
          </w:tcPr>
          <w:p w14:paraId="2FA88CC6" w14:textId="77777777" w:rsidR="003735F8" w:rsidRDefault="004E0E58">
            <w:pPr>
              <w:pStyle w:val="TableParagraph"/>
              <w:spacing w:before="93"/>
              <w:ind w:left="25"/>
              <w:jc w:val="left"/>
              <w:rPr>
                <w:sz w:val="11"/>
              </w:rPr>
            </w:pPr>
            <w:r>
              <w:rPr>
                <w:sz w:val="11"/>
              </w:rPr>
              <w:t>TSLM_with_TMAX_covariate</w:t>
            </w:r>
          </w:p>
        </w:tc>
        <w:tc>
          <w:tcPr>
            <w:tcW w:w="365" w:type="dxa"/>
            <w:tcBorders>
              <w:top w:val="single" w:sz="4" w:space="0" w:color="000000"/>
              <w:left w:val="single" w:sz="4" w:space="0" w:color="000000"/>
              <w:right w:val="single" w:sz="4" w:space="0" w:color="000000"/>
            </w:tcBorders>
          </w:tcPr>
          <w:p w14:paraId="702D5E65" w14:textId="77777777" w:rsidR="003735F8" w:rsidRDefault="004E0E58">
            <w:pPr>
              <w:pStyle w:val="TableParagraph"/>
              <w:spacing w:before="93"/>
              <w:ind w:right="9"/>
              <w:rPr>
                <w:sz w:val="11"/>
              </w:rPr>
            </w:pPr>
            <w:r>
              <w:rPr>
                <w:sz w:val="11"/>
              </w:rPr>
              <w:t>-2.91</w:t>
            </w:r>
          </w:p>
        </w:tc>
        <w:tc>
          <w:tcPr>
            <w:tcW w:w="379" w:type="dxa"/>
            <w:tcBorders>
              <w:top w:val="single" w:sz="4" w:space="0" w:color="000000"/>
              <w:left w:val="single" w:sz="4" w:space="0" w:color="000000"/>
              <w:right w:val="single" w:sz="4" w:space="0" w:color="000000"/>
            </w:tcBorders>
          </w:tcPr>
          <w:p w14:paraId="178B3A10" w14:textId="77777777" w:rsidR="003735F8" w:rsidRDefault="004E0E58">
            <w:pPr>
              <w:pStyle w:val="TableParagraph"/>
              <w:spacing w:before="93"/>
              <w:ind w:right="8"/>
              <w:rPr>
                <w:sz w:val="11"/>
              </w:rPr>
            </w:pPr>
            <w:r>
              <w:rPr>
                <w:sz w:val="11"/>
              </w:rPr>
              <w:t>5.02</w:t>
            </w:r>
          </w:p>
        </w:tc>
        <w:tc>
          <w:tcPr>
            <w:tcW w:w="302" w:type="dxa"/>
            <w:tcBorders>
              <w:top w:val="single" w:sz="4" w:space="0" w:color="000000"/>
              <w:left w:val="single" w:sz="4" w:space="0" w:color="000000"/>
              <w:right w:val="single" w:sz="4" w:space="0" w:color="000000"/>
            </w:tcBorders>
          </w:tcPr>
          <w:p w14:paraId="533F248B" w14:textId="77777777" w:rsidR="003735F8" w:rsidRDefault="004E0E58">
            <w:pPr>
              <w:pStyle w:val="TableParagraph"/>
              <w:spacing w:before="93"/>
              <w:ind w:right="10"/>
              <w:rPr>
                <w:sz w:val="11"/>
              </w:rPr>
            </w:pPr>
            <w:r>
              <w:rPr>
                <w:sz w:val="11"/>
              </w:rPr>
              <w:t>3.81</w:t>
            </w:r>
          </w:p>
        </w:tc>
        <w:tc>
          <w:tcPr>
            <w:tcW w:w="331" w:type="dxa"/>
            <w:tcBorders>
              <w:top w:val="single" w:sz="4" w:space="0" w:color="000000"/>
              <w:left w:val="single" w:sz="4" w:space="0" w:color="000000"/>
              <w:right w:val="single" w:sz="4" w:space="0" w:color="000000"/>
            </w:tcBorders>
          </w:tcPr>
          <w:p w14:paraId="3869D332" w14:textId="77777777" w:rsidR="003735F8" w:rsidRDefault="004E0E58">
            <w:pPr>
              <w:pStyle w:val="TableParagraph"/>
              <w:spacing w:before="93"/>
              <w:ind w:left="62"/>
              <w:jc w:val="left"/>
              <w:rPr>
                <w:sz w:val="11"/>
              </w:rPr>
            </w:pPr>
            <w:r>
              <w:rPr>
                <w:sz w:val="11"/>
              </w:rPr>
              <w:t>-3.35</w:t>
            </w:r>
          </w:p>
        </w:tc>
        <w:tc>
          <w:tcPr>
            <w:tcW w:w="417" w:type="dxa"/>
            <w:tcBorders>
              <w:top w:val="single" w:sz="4" w:space="0" w:color="000000"/>
              <w:left w:val="single" w:sz="4" w:space="0" w:color="000000"/>
            </w:tcBorders>
          </w:tcPr>
          <w:p w14:paraId="4ED7F1D1" w14:textId="77777777" w:rsidR="003735F8" w:rsidRDefault="004E0E58">
            <w:pPr>
              <w:pStyle w:val="TableParagraph"/>
              <w:spacing w:before="93"/>
              <w:ind w:right="5"/>
              <w:rPr>
                <w:sz w:val="11"/>
              </w:rPr>
            </w:pPr>
            <w:r>
              <w:rPr>
                <w:sz w:val="11"/>
              </w:rPr>
              <w:t>4.27</w:t>
            </w:r>
          </w:p>
        </w:tc>
        <w:tc>
          <w:tcPr>
            <w:tcW w:w="1641" w:type="dxa"/>
            <w:tcBorders>
              <w:top w:val="single" w:sz="4" w:space="0" w:color="000000"/>
              <w:right w:val="single" w:sz="4" w:space="0" w:color="000000"/>
            </w:tcBorders>
          </w:tcPr>
          <w:p w14:paraId="4D64B1CC" w14:textId="77777777" w:rsidR="003735F8" w:rsidRDefault="004E0E58">
            <w:pPr>
              <w:pStyle w:val="TableParagraph"/>
              <w:spacing w:before="93"/>
              <w:ind w:left="30"/>
              <w:jc w:val="left"/>
              <w:rPr>
                <w:sz w:val="11"/>
              </w:rPr>
            </w:pPr>
            <w:r>
              <w:rPr>
                <w:sz w:val="11"/>
              </w:rPr>
              <w:t>TSLM_with_covariates</w:t>
            </w:r>
          </w:p>
        </w:tc>
        <w:tc>
          <w:tcPr>
            <w:tcW w:w="345" w:type="dxa"/>
            <w:tcBorders>
              <w:left w:val="single" w:sz="4" w:space="0" w:color="000000"/>
              <w:right w:val="single" w:sz="4" w:space="0" w:color="000000"/>
            </w:tcBorders>
          </w:tcPr>
          <w:p w14:paraId="2B05B4E7" w14:textId="77777777" w:rsidR="003735F8" w:rsidRDefault="004E0E58">
            <w:pPr>
              <w:pStyle w:val="TableParagraph"/>
              <w:spacing w:before="93"/>
              <w:ind w:left="76"/>
              <w:jc w:val="left"/>
              <w:rPr>
                <w:sz w:val="11"/>
              </w:rPr>
            </w:pPr>
            <w:r>
              <w:rPr>
                <w:sz w:val="11"/>
              </w:rPr>
              <w:t>-4.22</w:t>
            </w:r>
          </w:p>
        </w:tc>
        <w:tc>
          <w:tcPr>
            <w:tcW w:w="383" w:type="dxa"/>
            <w:tcBorders>
              <w:left w:val="single" w:sz="4" w:space="0" w:color="000000"/>
              <w:right w:val="single" w:sz="4" w:space="0" w:color="000000"/>
            </w:tcBorders>
          </w:tcPr>
          <w:p w14:paraId="14F9DAF0" w14:textId="77777777" w:rsidR="003735F8" w:rsidRDefault="004E0E58">
            <w:pPr>
              <w:pStyle w:val="TableParagraph"/>
              <w:spacing w:before="93"/>
              <w:ind w:right="9"/>
              <w:rPr>
                <w:sz w:val="11"/>
              </w:rPr>
            </w:pPr>
            <w:r>
              <w:rPr>
                <w:sz w:val="11"/>
              </w:rPr>
              <w:t>9.14</w:t>
            </w:r>
          </w:p>
        </w:tc>
        <w:tc>
          <w:tcPr>
            <w:tcW w:w="297" w:type="dxa"/>
            <w:tcBorders>
              <w:left w:val="single" w:sz="4" w:space="0" w:color="000000"/>
              <w:right w:val="single" w:sz="4" w:space="0" w:color="000000"/>
            </w:tcBorders>
          </w:tcPr>
          <w:p w14:paraId="5050D492" w14:textId="77777777" w:rsidR="003735F8" w:rsidRDefault="004E0E58">
            <w:pPr>
              <w:pStyle w:val="TableParagraph"/>
              <w:spacing w:before="93"/>
              <w:ind w:left="64"/>
              <w:jc w:val="left"/>
              <w:rPr>
                <w:sz w:val="11"/>
              </w:rPr>
            </w:pPr>
            <w:r>
              <w:rPr>
                <w:sz w:val="11"/>
              </w:rPr>
              <w:t>7.56</w:t>
            </w:r>
          </w:p>
        </w:tc>
        <w:tc>
          <w:tcPr>
            <w:tcW w:w="369" w:type="dxa"/>
            <w:tcBorders>
              <w:left w:val="single" w:sz="4" w:space="0" w:color="000000"/>
              <w:right w:val="single" w:sz="4" w:space="0" w:color="000000"/>
            </w:tcBorders>
          </w:tcPr>
          <w:p w14:paraId="47F7C566" w14:textId="77777777" w:rsidR="003735F8" w:rsidRDefault="004E0E58">
            <w:pPr>
              <w:pStyle w:val="TableParagraph"/>
              <w:spacing w:before="93"/>
              <w:ind w:left="91"/>
              <w:jc w:val="center"/>
              <w:rPr>
                <w:sz w:val="11"/>
              </w:rPr>
            </w:pPr>
            <w:r>
              <w:rPr>
                <w:sz w:val="11"/>
              </w:rPr>
              <w:t>-5.42</w:t>
            </w:r>
          </w:p>
        </w:tc>
        <w:tc>
          <w:tcPr>
            <w:tcW w:w="398" w:type="dxa"/>
            <w:tcBorders>
              <w:left w:val="single" w:sz="4" w:space="0" w:color="000000"/>
            </w:tcBorders>
          </w:tcPr>
          <w:p w14:paraId="075CA42A" w14:textId="77777777" w:rsidR="003735F8" w:rsidRDefault="004E0E58">
            <w:pPr>
              <w:pStyle w:val="TableParagraph"/>
              <w:spacing w:before="93"/>
              <w:rPr>
                <w:sz w:val="11"/>
              </w:rPr>
            </w:pPr>
            <w:r>
              <w:rPr>
                <w:sz w:val="11"/>
              </w:rPr>
              <w:t>8.66</w:t>
            </w:r>
          </w:p>
        </w:tc>
      </w:tr>
    </w:tbl>
    <w:p w14:paraId="4985FFA3" w14:textId="77777777" w:rsidR="003735F8" w:rsidRDefault="003735F8">
      <w:pPr>
        <w:rPr>
          <w:sz w:val="11"/>
        </w:rPr>
        <w:sectPr w:rsidR="003735F8">
          <w:pgSz w:w="12240" w:h="15840"/>
          <w:pgMar w:top="1360" w:right="40" w:bottom="280" w:left="1340" w:header="720" w:footer="720" w:gutter="0"/>
          <w:cols w:space="720"/>
        </w:sectPr>
      </w:pPr>
    </w:p>
    <w:p w14:paraId="34ACDC7E" w14:textId="77777777" w:rsidR="003735F8" w:rsidRDefault="004E0E58">
      <w:pPr>
        <w:pStyle w:val="BodyText"/>
        <w:ind w:left="119"/>
        <w:rPr>
          <w:sz w:val="20"/>
        </w:rPr>
      </w:pPr>
      <w:r>
        <w:rPr>
          <w:noProof/>
          <w:sz w:val="20"/>
        </w:rPr>
        <w:lastRenderedPageBreak/>
        <w:drawing>
          <wp:inline distT="0" distB="0" distL="0" distR="0" wp14:anchorId="2890BDD0" wp14:editId="53CE8A23">
            <wp:extent cx="4215392" cy="237143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4215392" cy="2371439"/>
                    </a:xfrm>
                    <a:prstGeom prst="rect">
                      <a:avLst/>
                    </a:prstGeom>
                  </pic:spPr>
                </pic:pic>
              </a:graphicData>
            </a:graphic>
          </wp:inline>
        </w:drawing>
      </w:r>
    </w:p>
    <w:p w14:paraId="6693A42A" w14:textId="77777777" w:rsidR="003735F8" w:rsidRDefault="004E0E58">
      <w:pPr>
        <w:spacing w:before="70"/>
        <w:ind w:left="100"/>
        <w:rPr>
          <w:sz w:val="18"/>
        </w:rPr>
      </w:pPr>
      <w:r>
        <w:rPr>
          <w:sz w:val="18"/>
        </w:rPr>
        <w:t>Fig.</w:t>
      </w:r>
      <w:r>
        <w:rPr>
          <w:spacing w:val="-3"/>
          <w:sz w:val="18"/>
        </w:rPr>
        <w:t xml:space="preserve"> </w:t>
      </w:r>
      <w:r>
        <w:rPr>
          <w:sz w:val="18"/>
        </w:rPr>
        <w:t>8:</w:t>
      </w:r>
      <w:r>
        <w:rPr>
          <w:spacing w:val="-2"/>
          <w:sz w:val="18"/>
        </w:rPr>
        <w:t xml:space="preserve"> </w:t>
      </w:r>
      <w:r>
        <w:rPr>
          <w:sz w:val="18"/>
        </w:rPr>
        <w:t>Prediction</w:t>
      </w:r>
      <w:r>
        <w:rPr>
          <w:spacing w:val="-3"/>
          <w:sz w:val="18"/>
        </w:rPr>
        <w:t xml:space="preserve"> </w:t>
      </w:r>
      <w:r>
        <w:rPr>
          <w:sz w:val="18"/>
        </w:rPr>
        <w:t>and</w:t>
      </w:r>
      <w:r>
        <w:rPr>
          <w:spacing w:val="-4"/>
          <w:sz w:val="18"/>
        </w:rPr>
        <w:t xml:space="preserve"> </w:t>
      </w:r>
      <w:r>
        <w:rPr>
          <w:sz w:val="18"/>
        </w:rPr>
        <w:t>Forecast</w:t>
      </w:r>
      <w:r>
        <w:rPr>
          <w:spacing w:val="-2"/>
          <w:sz w:val="18"/>
        </w:rPr>
        <w:t xml:space="preserve"> </w:t>
      </w:r>
      <w:r>
        <w:rPr>
          <w:sz w:val="18"/>
        </w:rPr>
        <w:t>Bloom</w:t>
      </w:r>
      <w:r>
        <w:rPr>
          <w:spacing w:val="-3"/>
          <w:sz w:val="18"/>
        </w:rPr>
        <w:t xml:space="preserve"> </w:t>
      </w:r>
      <w:r>
        <w:rPr>
          <w:sz w:val="18"/>
        </w:rPr>
        <w:t>data</w:t>
      </w:r>
      <w:r>
        <w:rPr>
          <w:spacing w:val="-3"/>
          <w:sz w:val="18"/>
        </w:rPr>
        <w:t xml:space="preserve"> </w:t>
      </w:r>
      <w:r>
        <w:rPr>
          <w:sz w:val="18"/>
        </w:rPr>
        <w:t>of</w:t>
      </w:r>
      <w:r>
        <w:rPr>
          <w:spacing w:val="-2"/>
          <w:sz w:val="18"/>
        </w:rPr>
        <w:t xml:space="preserve"> </w:t>
      </w:r>
      <w:r>
        <w:rPr>
          <w:sz w:val="18"/>
        </w:rPr>
        <w:t>year</w:t>
      </w:r>
      <w:r>
        <w:rPr>
          <w:spacing w:val="-2"/>
          <w:sz w:val="18"/>
        </w:rPr>
        <w:t xml:space="preserve"> </w:t>
      </w:r>
      <w:r>
        <w:rPr>
          <w:sz w:val="18"/>
        </w:rPr>
        <w:t>in</w:t>
      </w:r>
      <w:r>
        <w:rPr>
          <w:spacing w:val="-4"/>
          <w:sz w:val="18"/>
        </w:rPr>
        <w:t xml:space="preserve"> </w:t>
      </w:r>
      <w:r>
        <w:rPr>
          <w:sz w:val="18"/>
        </w:rPr>
        <w:t>Washington</w:t>
      </w:r>
      <w:r>
        <w:rPr>
          <w:spacing w:val="-3"/>
          <w:sz w:val="18"/>
        </w:rPr>
        <w:t xml:space="preserve"> </w:t>
      </w:r>
      <w:r>
        <w:rPr>
          <w:sz w:val="18"/>
        </w:rPr>
        <w:t>DC</w:t>
      </w:r>
      <w:r>
        <w:rPr>
          <w:spacing w:val="-3"/>
          <w:sz w:val="18"/>
        </w:rPr>
        <w:t xml:space="preserve"> </w:t>
      </w:r>
      <w:r>
        <w:rPr>
          <w:sz w:val="18"/>
        </w:rPr>
        <w:t>with</w:t>
      </w:r>
      <w:r>
        <w:rPr>
          <w:spacing w:val="-3"/>
          <w:sz w:val="18"/>
        </w:rPr>
        <w:t xml:space="preserve"> </w:t>
      </w:r>
      <w:r>
        <w:rPr>
          <w:sz w:val="18"/>
        </w:rPr>
        <w:t>predicted</w:t>
      </w:r>
      <w:r>
        <w:rPr>
          <w:spacing w:val="-4"/>
          <w:sz w:val="18"/>
        </w:rPr>
        <w:t xml:space="preserve"> </w:t>
      </w:r>
      <w:r>
        <w:rPr>
          <w:sz w:val="18"/>
        </w:rPr>
        <w:t>weather</w:t>
      </w:r>
      <w:r>
        <w:rPr>
          <w:spacing w:val="-2"/>
          <w:sz w:val="18"/>
        </w:rPr>
        <w:t xml:space="preserve"> </w:t>
      </w:r>
      <w:r>
        <w:rPr>
          <w:sz w:val="18"/>
        </w:rPr>
        <w:t>data.</w:t>
      </w:r>
      <w:r>
        <w:rPr>
          <w:spacing w:val="-2"/>
          <w:sz w:val="18"/>
        </w:rPr>
        <w:t xml:space="preserve"> </w:t>
      </w:r>
      <w:r>
        <w:rPr>
          <w:sz w:val="18"/>
        </w:rPr>
        <w:t>(Black</w:t>
      </w:r>
      <w:r>
        <w:rPr>
          <w:spacing w:val="-4"/>
          <w:sz w:val="18"/>
        </w:rPr>
        <w:t xml:space="preserve"> </w:t>
      </w:r>
      <w:r>
        <w:rPr>
          <w:sz w:val="18"/>
        </w:rPr>
        <w:t>bold</w:t>
      </w:r>
      <w:r>
        <w:rPr>
          <w:spacing w:val="-3"/>
          <w:sz w:val="18"/>
        </w:rPr>
        <w:t xml:space="preserve"> </w:t>
      </w:r>
      <w:r>
        <w:rPr>
          <w:sz w:val="18"/>
        </w:rPr>
        <w:t>line</w:t>
      </w:r>
      <w:r>
        <w:rPr>
          <w:spacing w:val="-2"/>
          <w:sz w:val="18"/>
        </w:rPr>
        <w:t xml:space="preserve"> </w:t>
      </w:r>
      <w:r>
        <w:rPr>
          <w:sz w:val="18"/>
        </w:rPr>
        <w:t>is</w:t>
      </w:r>
      <w:r>
        <w:rPr>
          <w:spacing w:val="-4"/>
          <w:sz w:val="18"/>
        </w:rPr>
        <w:t xml:space="preserve"> </w:t>
      </w:r>
      <w:r>
        <w:rPr>
          <w:sz w:val="18"/>
        </w:rPr>
        <w:t>real</w:t>
      </w:r>
      <w:r>
        <w:rPr>
          <w:spacing w:val="-2"/>
          <w:sz w:val="18"/>
        </w:rPr>
        <w:t xml:space="preserve"> </w:t>
      </w:r>
      <w:r>
        <w:rPr>
          <w:sz w:val="18"/>
        </w:rPr>
        <w:t>data.)</w:t>
      </w:r>
    </w:p>
    <w:p w14:paraId="490DC9A8" w14:textId="77777777" w:rsidR="003735F8" w:rsidRDefault="004E0E58">
      <w:pPr>
        <w:pStyle w:val="BodyText"/>
        <w:spacing w:before="8"/>
        <w:rPr>
          <w:sz w:val="21"/>
        </w:rPr>
      </w:pPr>
      <w:r>
        <w:rPr>
          <w:noProof/>
        </w:rPr>
        <w:drawing>
          <wp:anchor distT="0" distB="0" distL="0" distR="0" simplePos="0" relativeHeight="4" behindDoc="0" locked="0" layoutInCell="1" allowOverlap="1" wp14:anchorId="359635AF" wp14:editId="5E9653AA">
            <wp:simplePos x="0" y="0"/>
            <wp:positionH relativeFrom="page">
              <wp:posOffset>926859</wp:posOffset>
            </wp:positionH>
            <wp:positionV relativeFrom="paragraph">
              <wp:posOffset>173659</wp:posOffset>
            </wp:positionV>
            <wp:extent cx="4313035" cy="242658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4313035" cy="2426589"/>
                    </a:xfrm>
                    <a:prstGeom prst="rect">
                      <a:avLst/>
                    </a:prstGeom>
                  </pic:spPr>
                </pic:pic>
              </a:graphicData>
            </a:graphic>
          </wp:anchor>
        </w:drawing>
      </w:r>
    </w:p>
    <w:p w14:paraId="30FE092D" w14:textId="77777777" w:rsidR="003735F8" w:rsidRDefault="004E0E58">
      <w:pPr>
        <w:ind w:left="100"/>
        <w:rPr>
          <w:sz w:val="18"/>
        </w:rPr>
      </w:pPr>
      <w:r>
        <w:rPr>
          <w:sz w:val="18"/>
        </w:rPr>
        <w:t>Fig.</w:t>
      </w:r>
      <w:r>
        <w:rPr>
          <w:spacing w:val="-3"/>
          <w:sz w:val="18"/>
        </w:rPr>
        <w:t xml:space="preserve"> </w:t>
      </w:r>
      <w:r>
        <w:rPr>
          <w:sz w:val="18"/>
        </w:rPr>
        <w:t>9:</w:t>
      </w:r>
      <w:r>
        <w:rPr>
          <w:spacing w:val="-2"/>
          <w:sz w:val="18"/>
        </w:rPr>
        <w:t xml:space="preserve"> </w:t>
      </w:r>
      <w:r>
        <w:rPr>
          <w:sz w:val="18"/>
        </w:rPr>
        <w:t>Prediction</w:t>
      </w:r>
      <w:r>
        <w:rPr>
          <w:spacing w:val="-3"/>
          <w:sz w:val="18"/>
        </w:rPr>
        <w:t xml:space="preserve"> </w:t>
      </w:r>
      <w:r>
        <w:rPr>
          <w:sz w:val="18"/>
        </w:rPr>
        <w:t>and</w:t>
      </w:r>
      <w:r>
        <w:rPr>
          <w:spacing w:val="-4"/>
          <w:sz w:val="18"/>
        </w:rPr>
        <w:t xml:space="preserve"> </w:t>
      </w:r>
      <w:r>
        <w:rPr>
          <w:sz w:val="18"/>
        </w:rPr>
        <w:t>Forecast</w:t>
      </w:r>
      <w:r>
        <w:rPr>
          <w:spacing w:val="-2"/>
          <w:sz w:val="18"/>
        </w:rPr>
        <w:t xml:space="preserve"> </w:t>
      </w:r>
      <w:r>
        <w:rPr>
          <w:sz w:val="18"/>
        </w:rPr>
        <w:t>Bloom</w:t>
      </w:r>
      <w:r>
        <w:rPr>
          <w:spacing w:val="-3"/>
          <w:sz w:val="18"/>
        </w:rPr>
        <w:t xml:space="preserve"> </w:t>
      </w:r>
      <w:r>
        <w:rPr>
          <w:sz w:val="18"/>
        </w:rPr>
        <w:t>data</w:t>
      </w:r>
      <w:r>
        <w:rPr>
          <w:spacing w:val="-3"/>
          <w:sz w:val="18"/>
        </w:rPr>
        <w:t xml:space="preserve"> </w:t>
      </w:r>
      <w:r>
        <w:rPr>
          <w:sz w:val="18"/>
        </w:rPr>
        <w:t>of</w:t>
      </w:r>
      <w:r>
        <w:rPr>
          <w:spacing w:val="-2"/>
          <w:sz w:val="18"/>
        </w:rPr>
        <w:t xml:space="preserve"> </w:t>
      </w:r>
      <w:r>
        <w:rPr>
          <w:sz w:val="18"/>
        </w:rPr>
        <w:t>year</w:t>
      </w:r>
      <w:r>
        <w:rPr>
          <w:spacing w:val="-2"/>
          <w:sz w:val="18"/>
        </w:rPr>
        <w:t xml:space="preserve"> </w:t>
      </w:r>
      <w:r>
        <w:rPr>
          <w:sz w:val="18"/>
        </w:rPr>
        <w:t>in</w:t>
      </w:r>
      <w:r>
        <w:rPr>
          <w:spacing w:val="-4"/>
          <w:sz w:val="18"/>
        </w:rPr>
        <w:t xml:space="preserve"> </w:t>
      </w:r>
      <w:r>
        <w:rPr>
          <w:sz w:val="18"/>
        </w:rPr>
        <w:t>Kyoto</w:t>
      </w:r>
      <w:r>
        <w:rPr>
          <w:spacing w:val="-3"/>
          <w:sz w:val="18"/>
        </w:rPr>
        <w:t xml:space="preserve"> </w:t>
      </w:r>
      <w:r>
        <w:rPr>
          <w:sz w:val="18"/>
        </w:rPr>
        <w:t>with</w:t>
      </w:r>
      <w:r>
        <w:rPr>
          <w:spacing w:val="-3"/>
          <w:sz w:val="18"/>
        </w:rPr>
        <w:t xml:space="preserve"> </w:t>
      </w:r>
      <w:r>
        <w:rPr>
          <w:sz w:val="18"/>
        </w:rPr>
        <w:t>predicted</w:t>
      </w:r>
      <w:r>
        <w:rPr>
          <w:spacing w:val="-4"/>
          <w:sz w:val="18"/>
        </w:rPr>
        <w:t xml:space="preserve"> </w:t>
      </w:r>
      <w:r>
        <w:rPr>
          <w:sz w:val="18"/>
        </w:rPr>
        <w:t>weather</w:t>
      </w:r>
      <w:r>
        <w:rPr>
          <w:spacing w:val="-2"/>
          <w:sz w:val="18"/>
        </w:rPr>
        <w:t xml:space="preserve"> </w:t>
      </w:r>
      <w:r>
        <w:rPr>
          <w:sz w:val="18"/>
        </w:rPr>
        <w:t>data.</w:t>
      </w:r>
      <w:r>
        <w:rPr>
          <w:spacing w:val="-2"/>
          <w:sz w:val="18"/>
        </w:rPr>
        <w:t xml:space="preserve"> </w:t>
      </w:r>
      <w:r>
        <w:rPr>
          <w:sz w:val="18"/>
        </w:rPr>
        <w:t>(Black</w:t>
      </w:r>
      <w:r>
        <w:rPr>
          <w:spacing w:val="-4"/>
          <w:sz w:val="18"/>
        </w:rPr>
        <w:t xml:space="preserve"> </w:t>
      </w:r>
      <w:r>
        <w:rPr>
          <w:sz w:val="18"/>
        </w:rPr>
        <w:t>bold</w:t>
      </w:r>
      <w:r>
        <w:rPr>
          <w:spacing w:val="-3"/>
          <w:sz w:val="18"/>
        </w:rPr>
        <w:t xml:space="preserve"> </w:t>
      </w:r>
      <w:r>
        <w:rPr>
          <w:sz w:val="18"/>
        </w:rPr>
        <w:t>line</w:t>
      </w:r>
      <w:r>
        <w:rPr>
          <w:spacing w:val="-2"/>
          <w:sz w:val="18"/>
        </w:rPr>
        <w:t xml:space="preserve"> </w:t>
      </w:r>
      <w:r>
        <w:rPr>
          <w:sz w:val="18"/>
        </w:rPr>
        <w:t>is</w:t>
      </w:r>
      <w:r>
        <w:rPr>
          <w:spacing w:val="-3"/>
          <w:sz w:val="18"/>
        </w:rPr>
        <w:t xml:space="preserve"> </w:t>
      </w:r>
      <w:r>
        <w:rPr>
          <w:sz w:val="18"/>
        </w:rPr>
        <w:t>real</w:t>
      </w:r>
      <w:r>
        <w:rPr>
          <w:spacing w:val="-3"/>
          <w:sz w:val="18"/>
        </w:rPr>
        <w:t xml:space="preserve"> </w:t>
      </w:r>
      <w:r>
        <w:rPr>
          <w:sz w:val="18"/>
        </w:rPr>
        <w:t>data.)</w:t>
      </w:r>
    </w:p>
    <w:p w14:paraId="1CB2C057" w14:textId="77777777" w:rsidR="003735F8" w:rsidRDefault="004E0E58">
      <w:pPr>
        <w:pStyle w:val="BodyText"/>
        <w:spacing w:before="10"/>
        <w:rPr>
          <w:sz w:val="20"/>
        </w:rPr>
      </w:pPr>
      <w:r>
        <w:rPr>
          <w:noProof/>
        </w:rPr>
        <w:drawing>
          <wp:anchor distT="0" distB="0" distL="0" distR="0" simplePos="0" relativeHeight="5" behindDoc="0" locked="0" layoutInCell="1" allowOverlap="1" wp14:anchorId="48147979" wp14:editId="5484F331">
            <wp:simplePos x="0" y="0"/>
            <wp:positionH relativeFrom="page">
              <wp:posOffset>926543</wp:posOffset>
            </wp:positionH>
            <wp:positionV relativeFrom="paragraph">
              <wp:posOffset>167929</wp:posOffset>
            </wp:positionV>
            <wp:extent cx="4224173" cy="237229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4224173" cy="2372296"/>
                    </a:xfrm>
                    <a:prstGeom prst="rect">
                      <a:avLst/>
                    </a:prstGeom>
                  </pic:spPr>
                </pic:pic>
              </a:graphicData>
            </a:graphic>
          </wp:anchor>
        </w:drawing>
      </w:r>
    </w:p>
    <w:p w14:paraId="10899DE7" w14:textId="77777777" w:rsidR="003735F8" w:rsidRDefault="004E0E58">
      <w:pPr>
        <w:spacing w:before="64"/>
        <w:ind w:left="100"/>
        <w:rPr>
          <w:sz w:val="18"/>
        </w:rPr>
      </w:pPr>
      <w:r>
        <w:rPr>
          <w:sz w:val="18"/>
        </w:rPr>
        <w:t>Fig.</w:t>
      </w:r>
      <w:r>
        <w:rPr>
          <w:spacing w:val="-3"/>
          <w:sz w:val="18"/>
        </w:rPr>
        <w:t xml:space="preserve"> </w:t>
      </w:r>
      <w:r>
        <w:rPr>
          <w:sz w:val="18"/>
        </w:rPr>
        <w:t>10:</w:t>
      </w:r>
      <w:r>
        <w:rPr>
          <w:spacing w:val="-2"/>
          <w:sz w:val="18"/>
        </w:rPr>
        <w:t xml:space="preserve"> </w:t>
      </w:r>
      <w:r>
        <w:rPr>
          <w:sz w:val="18"/>
        </w:rPr>
        <w:t>Prediction</w:t>
      </w:r>
      <w:r>
        <w:rPr>
          <w:spacing w:val="-4"/>
          <w:sz w:val="18"/>
        </w:rPr>
        <w:t xml:space="preserve"> </w:t>
      </w:r>
      <w:r>
        <w:rPr>
          <w:sz w:val="18"/>
        </w:rPr>
        <w:t>and</w:t>
      </w:r>
      <w:r>
        <w:rPr>
          <w:spacing w:val="-3"/>
          <w:sz w:val="18"/>
        </w:rPr>
        <w:t xml:space="preserve"> </w:t>
      </w:r>
      <w:r>
        <w:rPr>
          <w:sz w:val="18"/>
        </w:rPr>
        <w:t>Forecast</w:t>
      </w:r>
      <w:r>
        <w:rPr>
          <w:spacing w:val="-3"/>
          <w:sz w:val="18"/>
        </w:rPr>
        <w:t xml:space="preserve"> </w:t>
      </w:r>
      <w:r>
        <w:rPr>
          <w:sz w:val="18"/>
        </w:rPr>
        <w:t>Bloom</w:t>
      </w:r>
      <w:r>
        <w:rPr>
          <w:spacing w:val="-3"/>
          <w:sz w:val="18"/>
        </w:rPr>
        <w:t xml:space="preserve"> </w:t>
      </w:r>
      <w:r>
        <w:rPr>
          <w:sz w:val="18"/>
        </w:rPr>
        <w:t>data</w:t>
      </w:r>
      <w:r>
        <w:rPr>
          <w:spacing w:val="-2"/>
          <w:sz w:val="18"/>
        </w:rPr>
        <w:t xml:space="preserve"> </w:t>
      </w:r>
      <w:r>
        <w:rPr>
          <w:sz w:val="18"/>
        </w:rPr>
        <w:t>of</w:t>
      </w:r>
      <w:r>
        <w:rPr>
          <w:spacing w:val="-3"/>
          <w:sz w:val="18"/>
        </w:rPr>
        <w:t xml:space="preserve"> </w:t>
      </w:r>
      <w:r>
        <w:rPr>
          <w:sz w:val="18"/>
        </w:rPr>
        <w:t>year</w:t>
      </w:r>
      <w:r>
        <w:rPr>
          <w:spacing w:val="-2"/>
          <w:sz w:val="18"/>
        </w:rPr>
        <w:t xml:space="preserve"> </w:t>
      </w:r>
      <w:r>
        <w:rPr>
          <w:sz w:val="18"/>
        </w:rPr>
        <w:t>in</w:t>
      </w:r>
      <w:r>
        <w:rPr>
          <w:spacing w:val="-4"/>
          <w:sz w:val="18"/>
        </w:rPr>
        <w:t xml:space="preserve"> </w:t>
      </w:r>
      <w:r>
        <w:rPr>
          <w:sz w:val="18"/>
        </w:rPr>
        <w:t>Liestal</w:t>
      </w:r>
      <w:r>
        <w:rPr>
          <w:spacing w:val="-2"/>
          <w:sz w:val="18"/>
        </w:rPr>
        <w:t xml:space="preserve"> </w:t>
      </w:r>
      <w:r>
        <w:rPr>
          <w:sz w:val="18"/>
        </w:rPr>
        <w:t>with</w:t>
      </w:r>
      <w:r>
        <w:rPr>
          <w:spacing w:val="-4"/>
          <w:sz w:val="18"/>
        </w:rPr>
        <w:t xml:space="preserve"> </w:t>
      </w:r>
      <w:r>
        <w:rPr>
          <w:sz w:val="18"/>
        </w:rPr>
        <w:t>predicted</w:t>
      </w:r>
      <w:r>
        <w:rPr>
          <w:spacing w:val="-3"/>
          <w:sz w:val="18"/>
        </w:rPr>
        <w:t xml:space="preserve"> </w:t>
      </w:r>
      <w:r>
        <w:rPr>
          <w:sz w:val="18"/>
        </w:rPr>
        <w:t>weather</w:t>
      </w:r>
      <w:r>
        <w:rPr>
          <w:spacing w:val="-2"/>
          <w:sz w:val="18"/>
        </w:rPr>
        <w:t xml:space="preserve"> </w:t>
      </w:r>
      <w:r>
        <w:rPr>
          <w:sz w:val="18"/>
        </w:rPr>
        <w:t>data.</w:t>
      </w:r>
      <w:r>
        <w:rPr>
          <w:spacing w:val="-3"/>
          <w:sz w:val="18"/>
        </w:rPr>
        <w:t xml:space="preserve"> </w:t>
      </w:r>
      <w:r>
        <w:rPr>
          <w:sz w:val="18"/>
        </w:rPr>
        <w:t>(Black</w:t>
      </w:r>
      <w:r>
        <w:rPr>
          <w:spacing w:val="-3"/>
          <w:sz w:val="18"/>
        </w:rPr>
        <w:t xml:space="preserve"> </w:t>
      </w:r>
      <w:r>
        <w:rPr>
          <w:sz w:val="18"/>
        </w:rPr>
        <w:t>bold</w:t>
      </w:r>
      <w:r>
        <w:rPr>
          <w:spacing w:val="-4"/>
          <w:sz w:val="18"/>
        </w:rPr>
        <w:t xml:space="preserve"> </w:t>
      </w:r>
      <w:r>
        <w:rPr>
          <w:sz w:val="18"/>
        </w:rPr>
        <w:t>line</w:t>
      </w:r>
      <w:r>
        <w:rPr>
          <w:spacing w:val="-2"/>
          <w:sz w:val="18"/>
        </w:rPr>
        <w:t xml:space="preserve"> </w:t>
      </w:r>
      <w:r>
        <w:rPr>
          <w:sz w:val="18"/>
        </w:rPr>
        <w:t>is</w:t>
      </w:r>
      <w:r>
        <w:rPr>
          <w:spacing w:val="-3"/>
          <w:sz w:val="18"/>
        </w:rPr>
        <w:t xml:space="preserve"> </w:t>
      </w:r>
      <w:r>
        <w:rPr>
          <w:sz w:val="18"/>
        </w:rPr>
        <w:t>real</w:t>
      </w:r>
      <w:r>
        <w:rPr>
          <w:spacing w:val="-3"/>
          <w:sz w:val="18"/>
        </w:rPr>
        <w:t xml:space="preserve"> </w:t>
      </w:r>
      <w:r>
        <w:rPr>
          <w:sz w:val="18"/>
        </w:rPr>
        <w:t>data.)</w:t>
      </w:r>
    </w:p>
    <w:p w14:paraId="0A7B67A9" w14:textId="77777777" w:rsidR="003735F8" w:rsidRDefault="003735F8">
      <w:pPr>
        <w:rPr>
          <w:sz w:val="18"/>
        </w:rPr>
        <w:sectPr w:rsidR="003735F8">
          <w:pgSz w:w="12240" w:h="15840"/>
          <w:pgMar w:top="1460" w:right="40" w:bottom="280" w:left="1340" w:header="720" w:footer="720" w:gutter="0"/>
          <w:cols w:space="720"/>
        </w:sectPr>
      </w:pPr>
    </w:p>
    <w:p w14:paraId="3B446F79" w14:textId="77777777" w:rsidR="003735F8" w:rsidRDefault="004E0E58">
      <w:pPr>
        <w:spacing w:before="80"/>
        <w:ind w:left="100"/>
        <w:rPr>
          <w:sz w:val="18"/>
        </w:rPr>
      </w:pPr>
      <w:r>
        <w:rPr>
          <w:sz w:val="18"/>
        </w:rPr>
        <w:lastRenderedPageBreak/>
        <w:t>Table</w:t>
      </w:r>
      <w:r>
        <w:rPr>
          <w:spacing w:val="-3"/>
          <w:sz w:val="18"/>
        </w:rPr>
        <w:t xml:space="preserve"> </w:t>
      </w:r>
      <w:r>
        <w:rPr>
          <w:sz w:val="18"/>
        </w:rPr>
        <w:t>4.</w:t>
      </w:r>
      <w:r>
        <w:rPr>
          <w:spacing w:val="-2"/>
          <w:sz w:val="18"/>
        </w:rPr>
        <w:t xml:space="preserve"> </w:t>
      </w:r>
      <w:r>
        <w:rPr>
          <w:sz w:val="18"/>
        </w:rPr>
        <w:t>Forecast</w:t>
      </w:r>
      <w:r>
        <w:rPr>
          <w:spacing w:val="-3"/>
          <w:sz w:val="18"/>
        </w:rPr>
        <w:t xml:space="preserve"> </w:t>
      </w:r>
      <w:r>
        <w:rPr>
          <w:sz w:val="18"/>
        </w:rPr>
        <w:t>bloom</w:t>
      </w:r>
      <w:r>
        <w:rPr>
          <w:spacing w:val="-3"/>
          <w:sz w:val="18"/>
        </w:rPr>
        <w:t xml:space="preserve"> </w:t>
      </w:r>
      <w:r>
        <w:rPr>
          <w:sz w:val="18"/>
        </w:rPr>
        <w:t>day</w:t>
      </w:r>
      <w:r>
        <w:rPr>
          <w:spacing w:val="-4"/>
          <w:sz w:val="18"/>
        </w:rPr>
        <w:t xml:space="preserve"> </w:t>
      </w:r>
      <w:r>
        <w:rPr>
          <w:sz w:val="18"/>
        </w:rPr>
        <w:t>of</w:t>
      </w:r>
      <w:r>
        <w:rPr>
          <w:spacing w:val="-2"/>
          <w:sz w:val="18"/>
        </w:rPr>
        <w:t xml:space="preserve"> </w:t>
      </w:r>
      <w:r>
        <w:rPr>
          <w:sz w:val="18"/>
        </w:rPr>
        <w:t>the</w:t>
      </w:r>
      <w:r>
        <w:rPr>
          <w:spacing w:val="-4"/>
          <w:sz w:val="18"/>
        </w:rPr>
        <w:t xml:space="preserve"> </w:t>
      </w:r>
      <w:r>
        <w:rPr>
          <w:sz w:val="18"/>
        </w:rPr>
        <w:t>year</w:t>
      </w:r>
      <w:r>
        <w:rPr>
          <w:spacing w:val="-2"/>
          <w:sz w:val="18"/>
        </w:rPr>
        <w:t xml:space="preserve"> </w:t>
      </w:r>
      <w:r>
        <w:rPr>
          <w:sz w:val="18"/>
        </w:rPr>
        <w:t>(left:</w:t>
      </w:r>
      <w:r>
        <w:rPr>
          <w:spacing w:val="-3"/>
          <w:sz w:val="18"/>
        </w:rPr>
        <w:t xml:space="preserve"> </w:t>
      </w:r>
      <w:r>
        <w:rPr>
          <w:sz w:val="18"/>
        </w:rPr>
        <w:t>Washington</w:t>
      </w:r>
      <w:r>
        <w:rPr>
          <w:spacing w:val="-3"/>
          <w:sz w:val="18"/>
        </w:rPr>
        <w:t xml:space="preserve"> </w:t>
      </w:r>
      <w:r>
        <w:rPr>
          <w:sz w:val="18"/>
        </w:rPr>
        <w:t>DC,</w:t>
      </w:r>
      <w:r>
        <w:rPr>
          <w:spacing w:val="-3"/>
          <w:sz w:val="18"/>
        </w:rPr>
        <w:t xml:space="preserve"> </w:t>
      </w:r>
      <w:r>
        <w:rPr>
          <w:sz w:val="18"/>
        </w:rPr>
        <w:t>middle:</w:t>
      </w:r>
      <w:r>
        <w:rPr>
          <w:spacing w:val="-2"/>
          <w:sz w:val="18"/>
        </w:rPr>
        <w:t xml:space="preserve"> </w:t>
      </w:r>
      <w:r>
        <w:rPr>
          <w:sz w:val="18"/>
        </w:rPr>
        <w:t>Kyoto,</w:t>
      </w:r>
      <w:r>
        <w:rPr>
          <w:spacing w:val="-3"/>
          <w:sz w:val="18"/>
        </w:rPr>
        <w:t xml:space="preserve"> </w:t>
      </w:r>
      <w:r>
        <w:rPr>
          <w:sz w:val="18"/>
        </w:rPr>
        <w:t>right:</w:t>
      </w:r>
      <w:r>
        <w:rPr>
          <w:spacing w:val="-2"/>
          <w:sz w:val="18"/>
        </w:rPr>
        <w:t xml:space="preserve"> </w:t>
      </w:r>
      <w:r>
        <w:rPr>
          <w:sz w:val="18"/>
        </w:rPr>
        <w:t>Listal).</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2"/>
        <w:gridCol w:w="461"/>
        <w:gridCol w:w="360"/>
        <w:gridCol w:w="360"/>
        <w:gridCol w:w="322"/>
        <w:gridCol w:w="456"/>
        <w:gridCol w:w="499"/>
        <w:gridCol w:w="461"/>
        <w:gridCol w:w="360"/>
        <w:gridCol w:w="360"/>
        <w:gridCol w:w="326"/>
        <w:gridCol w:w="456"/>
        <w:gridCol w:w="538"/>
        <w:gridCol w:w="461"/>
        <w:gridCol w:w="327"/>
        <w:gridCol w:w="452"/>
        <w:gridCol w:w="327"/>
        <w:gridCol w:w="457"/>
      </w:tblGrid>
      <w:tr w:rsidR="003735F8" w14:paraId="6C1DD98A" w14:textId="77777777">
        <w:trPr>
          <w:trHeight w:val="301"/>
        </w:trPr>
        <w:tc>
          <w:tcPr>
            <w:tcW w:w="442" w:type="dxa"/>
            <w:tcBorders>
              <w:bottom w:val="single" w:sz="4" w:space="0" w:color="000000"/>
              <w:right w:val="single" w:sz="4" w:space="0" w:color="000000"/>
            </w:tcBorders>
          </w:tcPr>
          <w:p w14:paraId="4B754DD2" w14:textId="77777777" w:rsidR="003735F8" w:rsidRDefault="004E0E58">
            <w:pPr>
              <w:pStyle w:val="TableParagraph"/>
              <w:spacing w:before="48"/>
              <w:ind w:left="28"/>
              <w:jc w:val="left"/>
              <w:rPr>
                <w:rFonts w:ascii="PMingLiU"/>
                <w:b/>
                <w:sz w:val="15"/>
              </w:rPr>
            </w:pPr>
            <w:r>
              <w:rPr>
                <w:rFonts w:ascii="PMingLiU"/>
                <w:b/>
                <w:w w:val="105"/>
                <w:sz w:val="15"/>
              </w:rPr>
              <w:t>DC</w:t>
            </w:r>
          </w:p>
        </w:tc>
        <w:tc>
          <w:tcPr>
            <w:tcW w:w="461" w:type="dxa"/>
            <w:tcBorders>
              <w:left w:val="single" w:sz="4" w:space="0" w:color="000000"/>
              <w:bottom w:val="single" w:sz="4" w:space="0" w:color="000000"/>
              <w:right w:val="single" w:sz="4" w:space="0" w:color="000000"/>
            </w:tcBorders>
          </w:tcPr>
          <w:p w14:paraId="6E375B76" w14:textId="77777777" w:rsidR="003735F8" w:rsidRDefault="004E0E58">
            <w:pPr>
              <w:pStyle w:val="TableParagraph"/>
              <w:spacing w:before="67"/>
              <w:ind w:left="33"/>
              <w:jc w:val="left"/>
              <w:rPr>
                <w:rFonts w:ascii="PMingLiU"/>
                <w:sz w:val="12"/>
              </w:rPr>
            </w:pPr>
            <w:r>
              <w:rPr>
                <w:rFonts w:ascii="PMingLiU"/>
                <w:sz w:val="12"/>
              </w:rPr>
              <w:t>mean</w:t>
            </w:r>
          </w:p>
        </w:tc>
        <w:tc>
          <w:tcPr>
            <w:tcW w:w="720" w:type="dxa"/>
            <w:gridSpan w:val="2"/>
            <w:tcBorders>
              <w:left w:val="single" w:sz="4" w:space="0" w:color="000000"/>
              <w:bottom w:val="single" w:sz="4" w:space="0" w:color="000000"/>
              <w:right w:val="single" w:sz="4" w:space="0" w:color="000000"/>
            </w:tcBorders>
          </w:tcPr>
          <w:p w14:paraId="5CBCA677" w14:textId="77777777" w:rsidR="003735F8" w:rsidRDefault="004E0E58">
            <w:pPr>
              <w:pStyle w:val="TableParagraph"/>
              <w:spacing w:before="67"/>
              <w:ind w:left="184"/>
              <w:jc w:val="left"/>
              <w:rPr>
                <w:rFonts w:ascii="PMingLiU"/>
                <w:sz w:val="12"/>
              </w:rPr>
            </w:pPr>
            <w:r>
              <w:rPr>
                <w:rFonts w:ascii="PMingLiU"/>
                <w:sz w:val="12"/>
              </w:rPr>
              <w:t>80% CI</w:t>
            </w:r>
          </w:p>
        </w:tc>
        <w:tc>
          <w:tcPr>
            <w:tcW w:w="778" w:type="dxa"/>
            <w:gridSpan w:val="2"/>
            <w:tcBorders>
              <w:left w:val="single" w:sz="4" w:space="0" w:color="000000"/>
              <w:bottom w:val="single" w:sz="4" w:space="0" w:color="000000"/>
            </w:tcBorders>
          </w:tcPr>
          <w:p w14:paraId="4C4B12F3" w14:textId="77777777" w:rsidR="003735F8" w:rsidRDefault="004E0E58">
            <w:pPr>
              <w:pStyle w:val="TableParagraph"/>
              <w:spacing w:before="67"/>
              <w:ind w:left="214"/>
              <w:jc w:val="left"/>
              <w:rPr>
                <w:rFonts w:ascii="PMingLiU"/>
                <w:sz w:val="12"/>
              </w:rPr>
            </w:pPr>
            <w:r>
              <w:rPr>
                <w:rFonts w:ascii="PMingLiU"/>
                <w:sz w:val="12"/>
              </w:rPr>
              <w:t>95% CI</w:t>
            </w:r>
          </w:p>
        </w:tc>
        <w:tc>
          <w:tcPr>
            <w:tcW w:w="499" w:type="dxa"/>
            <w:tcBorders>
              <w:bottom w:val="single" w:sz="4" w:space="0" w:color="000000"/>
              <w:right w:val="single" w:sz="4" w:space="0" w:color="000000"/>
            </w:tcBorders>
          </w:tcPr>
          <w:p w14:paraId="7722C772" w14:textId="77777777" w:rsidR="003735F8" w:rsidRDefault="004E0E58">
            <w:pPr>
              <w:pStyle w:val="TableParagraph"/>
              <w:spacing w:before="48"/>
              <w:ind w:left="27"/>
              <w:jc w:val="left"/>
              <w:rPr>
                <w:rFonts w:ascii="PMingLiU"/>
                <w:b/>
                <w:sz w:val="15"/>
              </w:rPr>
            </w:pPr>
            <w:r>
              <w:rPr>
                <w:rFonts w:ascii="PMingLiU"/>
                <w:b/>
                <w:w w:val="105"/>
                <w:sz w:val="15"/>
              </w:rPr>
              <w:t>Kyoto</w:t>
            </w:r>
          </w:p>
        </w:tc>
        <w:tc>
          <w:tcPr>
            <w:tcW w:w="461" w:type="dxa"/>
            <w:tcBorders>
              <w:left w:val="single" w:sz="4" w:space="0" w:color="000000"/>
              <w:bottom w:val="single" w:sz="4" w:space="0" w:color="000000"/>
              <w:right w:val="single" w:sz="4" w:space="0" w:color="000000"/>
            </w:tcBorders>
          </w:tcPr>
          <w:p w14:paraId="0C4A5215" w14:textId="77777777" w:rsidR="003735F8" w:rsidRDefault="004E0E58">
            <w:pPr>
              <w:pStyle w:val="TableParagraph"/>
              <w:spacing w:before="67"/>
              <w:ind w:left="32"/>
              <w:jc w:val="left"/>
              <w:rPr>
                <w:rFonts w:ascii="PMingLiU"/>
                <w:sz w:val="12"/>
              </w:rPr>
            </w:pPr>
            <w:r>
              <w:rPr>
                <w:rFonts w:ascii="PMingLiU"/>
                <w:sz w:val="12"/>
              </w:rPr>
              <w:t>mean</w:t>
            </w:r>
          </w:p>
        </w:tc>
        <w:tc>
          <w:tcPr>
            <w:tcW w:w="720" w:type="dxa"/>
            <w:gridSpan w:val="2"/>
            <w:tcBorders>
              <w:left w:val="single" w:sz="4" w:space="0" w:color="000000"/>
              <w:bottom w:val="single" w:sz="4" w:space="0" w:color="000000"/>
              <w:right w:val="single" w:sz="4" w:space="0" w:color="000000"/>
            </w:tcBorders>
          </w:tcPr>
          <w:p w14:paraId="1A3BB83D" w14:textId="77777777" w:rsidR="003735F8" w:rsidRDefault="004E0E58">
            <w:pPr>
              <w:pStyle w:val="TableParagraph"/>
              <w:spacing w:before="67"/>
              <w:ind w:left="189"/>
              <w:jc w:val="left"/>
              <w:rPr>
                <w:rFonts w:ascii="PMingLiU"/>
                <w:sz w:val="12"/>
              </w:rPr>
            </w:pPr>
            <w:r>
              <w:rPr>
                <w:rFonts w:ascii="PMingLiU"/>
                <w:sz w:val="12"/>
              </w:rPr>
              <w:t>80% CI</w:t>
            </w:r>
          </w:p>
        </w:tc>
        <w:tc>
          <w:tcPr>
            <w:tcW w:w="782" w:type="dxa"/>
            <w:gridSpan w:val="2"/>
            <w:tcBorders>
              <w:left w:val="single" w:sz="4" w:space="0" w:color="000000"/>
              <w:bottom w:val="single" w:sz="4" w:space="0" w:color="000000"/>
            </w:tcBorders>
          </w:tcPr>
          <w:p w14:paraId="0017B004" w14:textId="77777777" w:rsidR="003735F8" w:rsidRDefault="004E0E58">
            <w:pPr>
              <w:pStyle w:val="TableParagraph"/>
              <w:spacing w:before="67"/>
              <w:ind w:left="219"/>
              <w:jc w:val="left"/>
              <w:rPr>
                <w:rFonts w:ascii="PMingLiU"/>
                <w:sz w:val="12"/>
              </w:rPr>
            </w:pPr>
            <w:r>
              <w:rPr>
                <w:rFonts w:ascii="PMingLiU"/>
                <w:sz w:val="12"/>
              </w:rPr>
              <w:t>95% CI</w:t>
            </w:r>
          </w:p>
        </w:tc>
        <w:tc>
          <w:tcPr>
            <w:tcW w:w="538" w:type="dxa"/>
            <w:tcBorders>
              <w:bottom w:val="single" w:sz="4" w:space="0" w:color="000000"/>
              <w:right w:val="single" w:sz="4" w:space="0" w:color="000000"/>
            </w:tcBorders>
          </w:tcPr>
          <w:p w14:paraId="27C8313E" w14:textId="77777777" w:rsidR="003735F8" w:rsidRDefault="004E0E58">
            <w:pPr>
              <w:pStyle w:val="TableParagraph"/>
              <w:spacing w:before="48"/>
              <w:ind w:left="23"/>
              <w:jc w:val="left"/>
              <w:rPr>
                <w:rFonts w:ascii="PMingLiU"/>
                <w:b/>
                <w:sz w:val="15"/>
              </w:rPr>
            </w:pPr>
            <w:r>
              <w:rPr>
                <w:rFonts w:ascii="PMingLiU"/>
                <w:b/>
                <w:w w:val="105"/>
                <w:sz w:val="15"/>
              </w:rPr>
              <w:t>Liestal</w:t>
            </w:r>
          </w:p>
        </w:tc>
        <w:tc>
          <w:tcPr>
            <w:tcW w:w="461" w:type="dxa"/>
            <w:tcBorders>
              <w:left w:val="single" w:sz="4" w:space="0" w:color="000000"/>
              <w:bottom w:val="single" w:sz="4" w:space="0" w:color="000000"/>
              <w:right w:val="single" w:sz="4" w:space="0" w:color="000000"/>
            </w:tcBorders>
          </w:tcPr>
          <w:p w14:paraId="4615DC4F" w14:textId="77777777" w:rsidR="003735F8" w:rsidRDefault="004E0E58">
            <w:pPr>
              <w:pStyle w:val="TableParagraph"/>
              <w:spacing w:before="67"/>
              <w:ind w:left="32"/>
              <w:jc w:val="left"/>
              <w:rPr>
                <w:rFonts w:ascii="PMingLiU"/>
                <w:sz w:val="12"/>
              </w:rPr>
            </w:pPr>
            <w:r>
              <w:rPr>
                <w:rFonts w:ascii="PMingLiU"/>
                <w:sz w:val="12"/>
              </w:rPr>
              <w:t>mean</w:t>
            </w:r>
          </w:p>
        </w:tc>
        <w:tc>
          <w:tcPr>
            <w:tcW w:w="779" w:type="dxa"/>
            <w:gridSpan w:val="2"/>
            <w:tcBorders>
              <w:left w:val="single" w:sz="4" w:space="0" w:color="000000"/>
              <w:bottom w:val="single" w:sz="4" w:space="0" w:color="000000"/>
              <w:right w:val="single" w:sz="4" w:space="0" w:color="000000"/>
            </w:tcBorders>
          </w:tcPr>
          <w:p w14:paraId="4FB1A06F" w14:textId="77777777" w:rsidR="003735F8" w:rsidRDefault="004E0E58">
            <w:pPr>
              <w:pStyle w:val="TableParagraph"/>
              <w:spacing w:before="67"/>
              <w:ind w:left="218"/>
              <w:jc w:val="left"/>
              <w:rPr>
                <w:rFonts w:ascii="PMingLiU"/>
                <w:sz w:val="12"/>
              </w:rPr>
            </w:pPr>
            <w:r>
              <w:rPr>
                <w:rFonts w:ascii="PMingLiU"/>
                <w:sz w:val="12"/>
              </w:rPr>
              <w:t>80% CI</w:t>
            </w:r>
          </w:p>
        </w:tc>
        <w:tc>
          <w:tcPr>
            <w:tcW w:w="784" w:type="dxa"/>
            <w:gridSpan w:val="2"/>
            <w:tcBorders>
              <w:left w:val="single" w:sz="4" w:space="0" w:color="000000"/>
              <w:bottom w:val="single" w:sz="4" w:space="0" w:color="000000"/>
            </w:tcBorders>
          </w:tcPr>
          <w:p w14:paraId="6C64A514" w14:textId="77777777" w:rsidR="003735F8" w:rsidRDefault="004E0E58">
            <w:pPr>
              <w:pStyle w:val="TableParagraph"/>
              <w:spacing w:before="67"/>
              <w:ind w:left="217"/>
              <w:jc w:val="left"/>
              <w:rPr>
                <w:rFonts w:ascii="PMingLiU"/>
                <w:sz w:val="12"/>
              </w:rPr>
            </w:pPr>
            <w:r>
              <w:rPr>
                <w:rFonts w:ascii="PMingLiU"/>
                <w:sz w:val="12"/>
              </w:rPr>
              <w:t>95% CI</w:t>
            </w:r>
          </w:p>
        </w:tc>
      </w:tr>
      <w:tr w:rsidR="003735F8" w14:paraId="217E42A2" w14:textId="77777777">
        <w:trPr>
          <w:trHeight w:val="297"/>
        </w:trPr>
        <w:tc>
          <w:tcPr>
            <w:tcW w:w="442" w:type="dxa"/>
            <w:tcBorders>
              <w:top w:val="single" w:sz="4" w:space="0" w:color="000000"/>
              <w:bottom w:val="single" w:sz="4" w:space="0" w:color="000000"/>
              <w:right w:val="single" w:sz="4" w:space="0" w:color="000000"/>
            </w:tcBorders>
          </w:tcPr>
          <w:p w14:paraId="502F64EA" w14:textId="77777777" w:rsidR="003735F8" w:rsidRDefault="004E0E58">
            <w:pPr>
              <w:pStyle w:val="TableParagraph"/>
              <w:ind w:right="12"/>
              <w:rPr>
                <w:rFonts w:ascii="PMingLiU"/>
                <w:sz w:val="12"/>
              </w:rPr>
            </w:pPr>
            <w:r>
              <w:rPr>
                <w:rFonts w:ascii="PMingLiU"/>
                <w:sz w:val="12"/>
              </w:rPr>
              <w:t>2022</w:t>
            </w:r>
          </w:p>
        </w:tc>
        <w:tc>
          <w:tcPr>
            <w:tcW w:w="461" w:type="dxa"/>
            <w:tcBorders>
              <w:top w:val="single" w:sz="4" w:space="0" w:color="000000"/>
              <w:left w:val="single" w:sz="4" w:space="0" w:color="000000"/>
              <w:bottom w:val="single" w:sz="4" w:space="0" w:color="000000"/>
              <w:right w:val="single" w:sz="4" w:space="0" w:color="000000"/>
            </w:tcBorders>
          </w:tcPr>
          <w:p w14:paraId="453F407F" w14:textId="77777777" w:rsidR="003735F8" w:rsidRDefault="004E0E58">
            <w:pPr>
              <w:pStyle w:val="TableParagraph"/>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269A19A9" w14:textId="77777777" w:rsidR="003735F8" w:rsidRDefault="004E0E58">
            <w:pPr>
              <w:pStyle w:val="TableParagraph"/>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00D733DA" w14:textId="77777777" w:rsidR="003735F8" w:rsidRDefault="004E0E58">
            <w:pPr>
              <w:pStyle w:val="TableParagraph"/>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5AECE24C" w14:textId="77777777" w:rsidR="003735F8" w:rsidRDefault="004E0E58">
            <w:pPr>
              <w:pStyle w:val="TableParagraph"/>
              <w:ind w:right="12"/>
              <w:rPr>
                <w:rFonts w:ascii="PMingLiU"/>
                <w:sz w:val="12"/>
              </w:rPr>
            </w:pPr>
            <w:r>
              <w:rPr>
                <w:rFonts w:ascii="PMingLiU"/>
                <w:sz w:val="12"/>
              </w:rPr>
              <w:t>81</w:t>
            </w:r>
          </w:p>
        </w:tc>
        <w:tc>
          <w:tcPr>
            <w:tcW w:w="456" w:type="dxa"/>
            <w:tcBorders>
              <w:top w:val="single" w:sz="4" w:space="0" w:color="000000"/>
              <w:left w:val="single" w:sz="4" w:space="0" w:color="000000"/>
              <w:bottom w:val="single" w:sz="4" w:space="0" w:color="000000"/>
            </w:tcBorders>
          </w:tcPr>
          <w:p w14:paraId="4CB26EFA" w14:textId="77777777" w:rsidR="003735F8" w:rsidRDefault="004E0E58">
            <w:pPr>
              <w:pStyle w:val="TableParagraph"/>
              <w:ind w:right="7"/>
              <w:rPr>
                <w:rFonts w:ascii="PMingLiU"/>
                <w:sz w:val="12"/>
              </w:rPr>
            </w:pPr>
            <w:r>
              <w:rPr>
                <w:rFonts w:ascii="PMingLiU"/>
                <w:sz w:val="12"/>
              </w:rPr>
              <w:t>100</w:t>
            </w:r>
          </w:p>
        </w:tc>
        <w:tc>
          <w:tcPr>
            <w:tcW w:w="499" w:type="dxa"/>
            <w:tcBorders>
              <w:top w:val="single" w:sz="4" w:space="0" w:color="000000"/>
              <w:bottom w:val="single" w:sz="4" w:space="0" w:color="000000"/>
              <w:right w:val="single" w:sz="4" w:space="0" w:color="000000"/>
            </w:tcBorders>
          </w:tcPr>
          <w:p w14:paraId="74584B4D" w14:textId="77777777" w:rsidR="003735F8" w:rsidRDefault="004E0E58">
            <w:pPr>
              <w:pStyle w:val="TableParagraph"/>
              <w:ind w:right="10"/>
              <w:rPr>
                <w:rFonts w:ascii="PMingLiU"/>
                <w:sz w:val="12"/>
              </w:rPr>
            </w:pPr>
            <w:r>
              <w:rPr>
                <w:rFonts w:ascii="PMingLiU"/>
                <w:sz w:val="12"/>
              </w:rPr>
              <w:t>2022</w:t>
            </w:r>
          </w:p>
        </w:tc>
        <w:tc>
          <w:tcPr>
            <w:tcW w:w="461" w:type="dxa"/>
            <w:tcBorders>
              <w:top w:val="single" w:sz="4" w:space="0" w:color="000000"/>
              <w:left w:val="single" w:sz="4" w:space="0" w:color="000000"/>
              <w:bottom w:val="single" w:sz="4" w:space="0" w:color="000000"/>
              <w:right w:val="single" w:sz="4" w:space="0" w:color="000000"/>
            </w:tcBorders>
          </w:tcPr>
          <w:p w14:paraId="7A4DCB0C" w14:textId="77777777" w:rsidR="003735F8" w:rsidRDefault="004E0E58">
            <w:pPr>
              <w:pStyle w:val="TableParagraph"/>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157371CA" w14:textId="77777777" w:rsidR="003735F8" w:rsidRDefault="004E0E58">
            <w:pPr>
              <w:pStyle w:val="TableParagraph"/>
              <w:ind w:right="11"/>
              <w:rPr>
                <w:rFonts w:ascii="PMingLiU"/>
                <w:sz w:val="12"/>
              </w:rPr>
            </w:pPr>
            <w:r>
              <w:rPr>
                <w:rFonts w:ascii="PMingLiU"/>
                <w:sz w:val="12"/>
              </w:rPr>
              <w:t>92</w:t>
            </w:r>
          </w:p>
        </w:tc>
        <w:tc>
          <w:tcPr>
            <w:tcW w:w="360" w:type="dxa"/>
            <w:tcBorders>
              <w:top w:val="single" w:sz="4" w:space="0" w:color="000000"/>
              <w:left w:val="single" w:sz="4" w:space="0" w:color="000000"/>
              <w:bottom w:val="single" w:sz="4" w:space="0" w:color="000000"/>
              <w:right w:val="single" w:sz="4" w:space="0" w:color="000000"/>
            </w:tcBorders>
          </w:tcPr>
          <w:p w14:paraId="08E1118D" w14:textId="77777777" w:rsidR="003735F8" w:rsidRDefault="004E0E58">
            <w:pPr>
              <w:pStyle w:val="TableParagraph"/>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3D6B066B" w14:textId="77777777" w:rsidR="003735F8" w:rsidRDefault="004E0E58">
            <w:pPr>
              <w:pStyle w:val="TableParagraph"/>
              <w:ind w:right="12"/>
              <w:rPr>
                <w:rFonts w:ascii="PMingLiU"/>
                <w:sz w:val="12"/>
              </w:rPr>
            </w:pPr>
            <w:r>
              <w:rPr>
                <w:rFonts w:ascii="PMingLiU"/>
                <w:sz w:val="12"/>
              </w:rPr>
              <w:t>90</w:t>
            </w:r>
          </w:p>
        </w:tc>
        <w:tc>
          <w:tcPr>
            <w:tcW w:w="456" w:type="dxa"/>
            <w:tcBorders>
              <w:top w:val="single" w:sz="4" w:space="0" w:color="000000"/>
              <w:left w:val="single" w:sz="4" w:space="0" w:color="000000"/>
              <w:bottom w:val="single" w:sz="4" w:space="0" w:color="000000"/>
            </w:tcBorders>
          </w:tcPr>
          <w:p w14:paraId="4DE2198D" w14:textId="77777777" w:rsidR="003735F8" w:rsidRDefault="004E0E58">
            <w:pPr>
              <w:pStyle w:val="TableParagraph"/>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75FB1887" w14:textId="77777777" w:rsidR="003735F8" w:rsidRDefault="004E0E58">
            <w:pPr>
              <w:pStyle w:val="TableParagraph"/>
              <w:ind w:right="14"/>
              <w:rPr>
                <w:rFonts w:ascii="PMingLiU"/>
                <w:sz w:val="12"/>
              </w:rPr>
            </w:pPr>
            <w:r>
              <w:rPr>
                <w:rFonts w:ascii="PMingLiU"/>
                <w:sz w:val="12"/>
              </w:rPr>
              <w:t>2022</w:t>
            </w:r>
          </w:p>
        </w:tc>
        <w:tc>
          <w:tcPr>
            <w:tcW w:w="461" w:type="dxa"/>
            <w:tcBorders>
              <w:top w:val="single" w:sz="4" w:space="0" w:color="000000"/>
              <w:left w:val="single" w:sz="4" w:space="0" w:color="000000"/>
              <w:bottom w:val="single" w:sz="4" w:space="0" w:color="000000"/>
              <w:right w:val="single" w:sz="4" w:space="0" w:color="000000"/>
            </w:tcBorders>
          </w:tcPr>
          <w:p w14:paraId="3CE8D8DF" w14:textId="77777777" w:rsidR="003735F8" w:rsidRDefault="004E0E58">
            <w:pPr>
              <w:pStyle w:val="TableParagraph"/>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4BD4B728" w14:textId="77777777" w:rsidR="003735F8" w:rsidRDefault="004E0E58">
            <w:pPr>
              <w:pStyle w:val="TableParagraph"/>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3A8352B2" w14:textId="77777777" w:rsidR="003735F8" w:rsidRDefault="004E0E58">
            <w:pPr>
              <w:pStyle w:val="TableParagraph"/>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5B085659" w14:textId="77777777" w:rsidR="003735F8" w:rsidRDefault="004E0E58">
            <w:pPr>
              <w:pStyle w:val="TableParagraph"/>
              <w:ind w:right="15"/>
              <w:rPr>
                <w:rFonts w:ascii="PMingLiU"/>
                <w:sz w:val="12"/>
              </w:rPr>
            </w:pPr>
            <w:r>
              <w:rPr>
                <w:rFonts w:ascii="PMingLiU"/>
                <w:sz w:val="12"/>
              </w:rPr>
              <w:t>78</w:t>
            </w:r>
          </w:p>
        </w:tc>
        <w:tc>
          <w:tcPr>
            <w:tcW w:w="457" w:type="dxa"/>
            <w:tcBorders>
              <w:top w:val="single" w:sz="4" w:space="0" w:color="000000"/>
              <w:left w:val="single" w:sz="4" w:space="0" w:color="000000"/>
              <w:bottom w:val="single" w:sz="4" w:space="0" w:color="000000"/>
            </w:tcBorders>
          </w:tcPr>
          <w:p w14:paraId="69E56C72" w14:textId="77777777" w:rsidR="003735F8" w:rsidRDefault="004E0E58">
            <w:pPr>
              <w:pStyle w:val="TableParagraph"/>
              <w:ind w:right="10"/>
              <w:rPr>
                <w:rFonts w:ascii="PMingLiU"/>
                <w:sz w:val="12"/>
              </w:rPr>
            </w:pPr>
            <w:r>
              <w:rPr>
                <w:rFonts w:ascii="PMingLiU"/>
                <w:sz w:val="12"/>
              </w:rPr>
              <w:t>110</w:t>
            </w:r>
          </w:p>
        </w:tc>
      </w:tr>
      <w:tr w:rsidR="003735F8" w14:paraId="4302B2B4" w14:textId="77777777">
        <w:trPr>
          <w:trHeight w:val="302"/>
        </w:trPr>
        <w:tc>
          <w:tcPr>
            <w:tcW w:w="442" w:type="dxa"/>
            <w:tcBorders>
              <w:top w:val="single" w:sz="4" w:space="0" w:color="000000"/>
              <w:bottom w:val="single" w:sz="4" w:space="0" w:color="000000"/>
              <w:right w:val="single" w:sz="4" w:space="0" w:color="000000"/>
            </w:tcBorders>
          </w:tcPr>
          <w:p w14:paraId="03CF05F0" w14:textId="77777777" w:rsidR="003735F8" w:rsidRDefault="004E0E58">
            <w:pPr>
              <w:pStyle w:val="TableParagraph"/>
              <w:spacing w:before="67"/>
              <w:ind w:right="12"/>
              <w:rPr>
                <w:rFonts w:ascii="PMingLiU"/>
                <w:sz w:val="12"/>
              </w:rPr>
            </w:pPr>
            <w:r>
              <w:rPr>
                <w:rFonts w:ascii="PMingLiU"/>
                <w:sz w:val="12"/>
              </w:rPr>
              <w:t>2023</w:t>
            </w:r>
          </w:p>
        </w:tc>
        <w:tc>
          <w:tcPr>
            <w:tcW w:w="461" w:type="dxa"/>
            <w:tcBorders>
              <w:top w:val="single" w:sz="4" w:space="0" w:color="000000"/>
              <w:left w:val="single" w:sz="4" w:space="0" w:color="000000"/>
              <w:bottom w:val="single" w:sz="4" w:space="0" w:color="000000"/>
              <w:right w:val="single" w:sz="4" w:space="0" w:color="000000"/>
            </w:tcBorders>
          </w:tcPr>
          <w:p w14:paraId="38238DCC" w14:textId="77777777" w:rsidR="003735F8" w:rsidRDefault="004E0E58">
            <w:pPr>
              <w:pStyle w:val="TableParagraph"/>
              <w:spacing w:before="67"/>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47039B22" w14:textId="77777777" w:rsidR="003735F8" w:rsidRDefault="004E0E58">
            <w:pPr>
              <w:pStyle w:val="TableParagraph"/>
              <w:spacing w:before="67"/>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706340E3" w14:textId="77777777" w:rsidR="003735F8" w:rsidRDefault="004E0E58">
            <w:pPr>
              <w:pStyle w:val="TableParagraph"/>
              <w:spacing w:before="67"/>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2ABD46FE" w14:textId="77777777" w:rsidR="003735F8" w:rsidRDefault="004E0E58">
            <w:pPr>
              <w:pStyle w:val="TableParagraph"/>
              <w:spacing w:before="67"/>
              <w:ind w:right="12"/>
              <w:rPr>
                <w:rFonts w:ascii="PMingLiU"/>
                <w:sz w:val="12"/>
              </w:rPr>
            </w:pPr>
            <w:r>
              <w:rPr>
                <w:rFonts w:ascii="PMingLiU"/>
                <w:sz w:val="12"/>
              </w:rPr>
              <w:t>81</w:t>
            </w:r>
          </w:p>
        </w:tc>
        <w:tc>
          <w:tcPr>
            <w:tcW w:w="456" w:type="dxa"/>
            <w:tcBorders>
              <w:top w:val="single" w:sz="4" w:space="0" w:color="000000"/>
              <w:left w:val="single" w:sz="4" w:space="0" w:color="000000"/>
              <w:bottom w:val="single" w:sz="4" w:space="0" w:color="000000"/>
            </w:tcBorders>
          </w:tcPr>
          <w:p w14:paraId="3A5941EF" w14:textId="77777777" w:rsidR="003735F8" w:rsidRDefault="004E0E58">
            <w:pPr>
              <w:pStyle w:val="TableParagraph"/>
              <w:spacing w:before="67"/>
              <w:ind w:right="7"/>
              <w:rPr>
                <w:rFonts w:ascii="PMingLiU"/>
                <w:sz w:val="12"/>
              </w:rPr>
            </w:pPr>
            <w:r>
              <w:rPr>
                <w:rFonts w:ascii="PMingLiU"/>
                <w:sz w:val="12"/>
              </w:rPr>
              <w:t>100</w:t>
            </w:r>
          </w:p>
        </w:tc>
        <w:tc>
          <w:tcPr>
            <w:tcW w:w="499" w:type="dxa"/>
            <w:tcBorders>
              <w:top w:val="single" w:sz="4" w:space="0" w:color="000000"/>
              <w:bottom w:val="single" w:sz="4" w:space="0" w:color="000000"/>
              <w:right w:val="single" w:sz="4" w:space="0" w:color="000000"/>
            </w:tcBorders>
          </w:tcPr>
          <w:p w14:paraId="0D43487E" w14:textId="77777777" w:rsidR="003735F8" w:rsidRDefault="004E0E58">
            <w:pPr>
              <w:pStyle w:val="TableParagraph"/>
              <w:spacing w:before="67"/>
              <w:ind w:right="10"/>
              <w:rPr>
                <w:rFonts w:ascii="PMingLiU"/>
                <w:sz w:val="12"/>
              </w:rPr>
            </w:pPr>
            <w:r>
              <w:rPr>
                <w:rFonts w:ascii="PMingLiU"/>
                <w:sz w:val="12"/>
              </w:rPr>
              <w:t>2023</w:t>
            </w:r>
          </w:p>
        </w:tc>
        <w:tc>
          <w:tcPr>
            <w:tcW w:w="461" w:type="dxa"/>
            <w:tcBorders>
              <w:top w:val="single" w:sz="4" w:space="0" w:color="000000"/>
              <w:left w:val="single" w:sz="4" w:space="0" w:color="000000"/>
              <w:bottom w:val="single" w:sz="4" w:space="0" w:color="000000"/>
              <w:right w:val="single" w:sz="4" w:space="0" w:color="000000"/>
            </w:tcBorders>
          </w:tcPr>
          <w:p w14:paraId="6940B501" w14:textId="77777777" w:rsidR="003735F8" w:rsidRDefault="004E0E58">
            <w:pPr>
              <w:pStyle w:val="TableParagraph"/>
              <w:spacing w:before="67"/>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726CE025" w14:textId="77777777" w:rsidR="003735F8" w:rsidRDefault="004E0E58">
            <w:pPr>
              <w:pStyle w:val="TableParagraph"/>
              <w:spacing w:before="67"/>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55DFE426" w14:textId="77777777" w:rsidR="003735F8" w:rsidRDefault="004E0E58">
            <w:pPr>
              <w:pStyle w:val="TableParagraph"/>
              <w:spacing w:before="67"/>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094077A0" w14:textId="77777777" w:rsidR="003735F8" w:rsidRDefault="004E0E58">
            <w:pPr>
              <w:pStyle w:val="TableParagraph"/>
              <w:spacing w:before="67"/>
              <w:ind w:right="12"/>
              <w:rPr>
                <w:rFonts w:ascii="PMingLiU"/>
                <w:sz w:val="12"/>
              </w:rPr>
            </w:pPr>
            <w:r>
              <w:rPr>
                <w:rFonts w:ascii="PMingLiU"/>
                <w:sz w:val="12"/>
              </w:rPr>
              <w:t>90</w:t>
            </w:r>
          </w:p>
        </w:tc>
        <w:tc>
          <w:tcPr>
            <w:tcW w:w="456" w:type="dxa"/>
            <w:tcBorders>
              <w:top w:val="single" w:sz="4" w:space="0" w:color="000000"/>
              <w:left w:val="single" w:sz="4" w:space="0" w:color="000000"/>
              <w:bottom w:val="single" w:sz="4" w:space="0" w:color="000000"/>
            </w:tcBorders>
          </w:tcPr>
          <w:p w14:paraId="0939E53C" w14:textId="77777777" w:rsidR="003735F8" w:rsidRDefault="004E0E58">
            <w:pPr>
              <w:pStyle w:val="TableParagraph"/>
              <w:spacing w:before="67"/>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0D1BD371" w14:textId="77777777" w:rsidR="003735F8" w:rsidRDefault="004E0E58">
            <w:pPr>
              <w:pStyle w:val="TableParagraph"/>
              <w:spacing w:before="67"/>
              <w:ind w:right="14"/>
              <w:rPr>
                <w:rFonts w:ascii="PMingLiU"/>
                <w:sz w:val="12"/>
              </w:rPr>
            </w:pPr>
            <w:r>
              <w:rPr>
                <w:rFonts w:ascii="PMingLiU"/>
                <w:sz w:val="12"/>
              </w:rPr>
              <w:t>2023</w:t>
            </w:r>
          </w:p>
        </w:tc>
        <w:tc>
          <w:tcPr>
            <w:tcW w:w="461" w:type="dxa"/>
            <w:tcBorders>
              <w:top w:val="single" w:sz="4" w:space="0" w:color="000000"/>
              <w:left w:val="single" w:sz="4" w:space="0" w:color="000000"/>
              <w:bottom w:val="single" w:sz="4" w:space="0" w:color="000000"/>
              <w:right w:val="single" w:sz="4" w:space="0" w:color="000000"/>
            </w:tcBorders>
          </w:tcPr>
          <w:p w14:paraId="7F8B42B4" w14:textId="77777777" w:rsidR="003735F8" w:rsidRDefault="004E0E58">
            <w:pPr>
              <w:pStyle w:val="TableParagraph"/>
              <w:spacing w:before="67"/>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1C8AFD7C" w14:textId="77777777" w:rsidR="003735F8" w:rsidRDefault="004E0E58">
            <w:pPr>
              <w:pStyle w:val="TableParagraph"/>
              <w:spacing w:before="67"/>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1B2B4EE6" w14:textId="77777777" w:rsidR="003735F8" w:rsidRDefault="004E0E58">
            <w:pPr>
              <w:pStyle w:val="TableParagraph"/>
              <w:spacing w:before="67"/>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677E80A7" w14:textId="77777777" w:rsidR="003735F8" w:rsidRDefault="004E0E58">
            <w:pPr>
              <w:pStyle w:val="TableParagraph"/>
              <w:spacing w:before="67"/>
              <w:ind w:right="15"/>
              <w:rPr>
                <w:rFonts w:ascii="PMingLiU"/>
                <w:sz w:val="12"/>
              </w:rPr>
            </w:pPr>
            <w:r>
              <w:rPr>
                <w:rFonts w:ascii="PMingLiU"/>
                <w:sz w:val="12"/>
              </w:rPr>
              <w:t>78</w:t>
            </w:r>
          </w:p>
        </w:tc>
        <w:tc>
          <w:tcPr>
            <w:tcW w:w="457" w:type="dxa"/>
            <w:tcBorders>
              <w:top w:val="single" w:sz="4" w:space="0" w:color="000000"/>
              <w:left w:val="single" w:sz="4" w:space="0" w:color="000000"/>
              <w:bottom w:val="single" w:sz="4" w:space="0" w:color="000000"/>
            </w:tcBorders>
          </w:tcPr>
          <w:p w14:paraId="7B1A8239" w14:textId="77777777" w:rsidR="003735F8" w:rsidRDefault="004E0E58">
            <w:pPr>
              <w:pStyle w:val="TableParagraph"/>
              <w:spacing w:before="67"/>
              <w:ind w:right="10"/>
              <w:rPr>
                <w:rFonts w:ascii="PMingLiU"/>
                <w:sz w:val="12"/>
              </w:rPr>
            </w:pPr>
            <w:r>
              <w:rPr>
                <w:rFonts w:ascii="PMingLiU"/>
                <w:sz w:val="12"/>
              </w:rPr>
              <w:t>110</w:t>
            </w:r>
          </w:p>
        </w:tc>
      </w:tr>
      <w:tr w:rsidR="003735F8" w14:paraId="7527D995" w14:textId="77777777">
        <w:trPr>
          <w:trHeight w:val="302"/>
        </w:trPr>
        <w:tc>
          <w:tcPr>
            <w:tcW w:w="442" w:type="dxa"/>
            <w:tcBorders>
              <w:top w:val="single" w:sz="4" w:space="0" w:color="000000"/>
              <w:bottom w:val="single" w:sz="4" w:space="0" w:color="000000"/>
              <w:right w:val="single" w:sz="4" w:space="0" w:color="000000"/>
            </w:tcBorders>
          </w:tcPr>
          <w:p w14:paraId="598E6FBE" w14:textId="77777777" w:rsidR="003735F8" w:rsidRDefault="004E0E58">
            <w:pPr>
              <w:pStyle w:val="TableParagraph"/>
              <w:spacing w:before="67"/>
              <w:ind w:right="12"/>
              <w:rPr>
                <w:rFonts w:ascii="PMingLiU"/>
                <w:sz w:val="12"/>
              </w:rPr>
            </w:pPr>
            <w:r>
              <w:rPr>
                <w:rFonts w:ascii="PMingLiU"/>
                <w:sz w:val="12"/>
              </w:rPr>
              <w:t>2024</w:t>
            </w:r>
          </w:p>
        </w:tc>
        <w:tc>
          <w:tcPr>
            <w:tcW w:w="461" w:type="dxa"/>
            <w:tcBorders>
              <w:top w:val="single" w:sz="4" w:space="0" w:color="000000"/>
              <w:left w:val="single" w:sz="4" w:space="0" w:color="000000"/>
              <w:bottom w:val="single" w:sz="4" w:space="0" w:color="000000"/>
              <w:right w:val="single" w:sz="4" w:space="0" w:color="000000"/>
            </w:tcBorders>
          </w:tcPr>
          <w:p w14:paraId="4861A962" w14:textId="77777777" w:rsidR="003735F8" w:rsidRDefault="004E0E58">
            <w:pPr>
              <w:pStyle w:val="TableParagraph"/>
              <w:spacing w:before="67"/>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65ABFAE0" w14:textId="77777777" w:rsidR="003735F8" w:rsidRDefault="004E0E58">
            <w:pPr>
              <w:pStyle w:val="TableParagraph"/>
              <w:spacing w:before="67"/>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11C46142" w14:textId="77777777" w:rsidR="003735F8" w:rsidRDefault="004E0E58">
            <w:pPr>
              <w:pStyle w:val="TableParagraph"/>
              <w:spacing w:before="67"/>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35D3DA73" w14:textId="77777777" w:rsidR="003735F8" w:rsidRDefault="004E0E58">
            <w:pPr>
              <w:pStyle w:val="TableParagraph"/>
              <w:spacing w:before="67"/>
              <w:ind w:right="12"/>
              <w:rPr>
                <w:rFonts w:ascii="PMingLiU"/>
                <w:sz w:val="12"/>
              </w:rPr>
            </w:pPr>
            <w:r>
              <w:rPr>
                <w:rFonts w:ascii="PMingLiU"/>
                <w:sz w:val="12"/>
              </w:rPr>
              <w:t>81</w:t>
            </w:r>
          </w:p>
        </w:tc>
        <w:tc>
          <w:tcPr>
            <w:tcW w:w="456" w:type="dxa"/>
            <w:tcBorders>
              <w:top w:val="single" w:sz="4" w:space="0" w:color="000000"/>
              <w:left w:val="single" w:sz="4" w:space="0" w:color="000000"/>
              <w:bottom w:val="single" w:sz="4" w:space="0" w:color="000000"/>
            </w:tcBorders>
          </w:tcPr>
          <w:p w14:paraId="1B702D78" w14:textId="77777777" w:rsidR="003735F8" w:rsidRDefault="004E0E58">
            <w:pPr>
              <w:pStyle w:val="TableParagraph"/>
              <w:spacing w:before="67"/>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398D1735" w14:textId="77777777" w:rsidR="003735F8" w:rsidRDefault="004E0E58">
            <w:pPr>
              <w:pStyle w:val="TableParagraph"/>
              <w:spacing w:before="67"/>
              <w:ind w:right="10"/>
              <w:rPr>
                <w:rFonts w:ascii="PMingLiU"/>
                <w:sz w:val="12"/>
              </w:rPr>
            </w:pPr>
            <w:r>
              <w:rPr>
                <w:rFonts w:ascii="PMingLiU"/>
                <w:sz w:val="12"/>
              </w:rPr>
              <w:t>2024</w:t>
            </w:r>
          </w:p>
        </w:tc>
        <w:tc>
          <w:tcPr>
            <w:tcW w:w="461" w:type="dxa"/>
            <w:tcBorders>
              <w:top w:val="single" w:sz="4" w:space="0" w:color="000000"/>
              <w:left w:val="single" w:sz="4" w:space="0" w:color="000000"/>
              <w:bottom w:val="single" w:sz="4" w:space="0" w:color="000000"/>
              <w:right w:val="single" w:sz="4" w:space="0" w:color="000000"/>
            </w:tcBorders>
          </w:tcPr>
          <w:p w14:paraId="74C01216" w14:textId="77777777" w:rsidR="003735F8" w:rsidRDefault="004E0E58">
            <w:pPr>
              <w:pStyle w:val="TableParagraph"/>
              <w:spacing w:before="67"/>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0782BAED" w14:textId="77777777" w:rsidR="003735F8" w:rsidRDefault="004E0E58">
            <w:pPr>
              <w:pStyle w:val="TableParagraph"/>
              <w:spacing w:before="67"/>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3D49BCFC" w14:textId="77777777" w:rsidR="003735F8" w:rsidRDefault="004E0E58">
            <w:pPr>
              <w:pStyle w:val="TableParagraph"/>
              <w:spacing w:before="67"/>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50E3F3CD" w14:textId="77777777" w:rsidR="003735F8" w:rsidRDefault="004E0E58">
            <w:pPr>
              <w:pStyle w:val="TableParagraph"/>
              <w:spacing w:before="67"/>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540CDAA9" w14:textId="77777777" w:rsidR="003735F8" w:rsidRDefault="004E0E58">
            <w:pPr>
              <w:pStyle w:val="TableParagraph"/>
              <w:spacing w:before="67"/>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0C2D6169" w14:textId="77777777" w:rsidR="003735F8" w:rsidRDefault="004E0E58">
            <w:pPr>
              <w:pStyle w:val="TableParagraph"/>
              <w:spacing w:before="67"/>
              <w:ind w:right="14"/>
              <w:rPr>
                <w:rFonts w:ascii="PMingLiU"/>
                <w:sz w:val="12"/>
              </w:rPr>
            </w:pPr>
            <w:r>
              <w:rPr>
                <w:rFonts w:ascii="PMingLiU"/>
                <w:sz w:val="12"/>
              </w:rPr>
              <w:t>2024</w:t>
            </w:r>
          </w:p>
        </w:tc>
        <w:tc>
          <w:tcPr>
            <w:tcW w:w="461" w:type="dxa"/>
            <w:tcBorders>
              <w:top w:val="single" w:sz="4" w:space="0" w:color="000000"/>
              <w:left w:val="single" w:sz="4" w:space="0" w:color="000000"/>
              <w:bottom w:val="single" w:sz="4" w:space="0" w:color="000000"/>
              <w:right w:val="single" w:sz="4" w:space="0" w:color="000000"/>
            </w:tcBorders>
          </w:tcPr>
          <w:p w14:paraId="43FEAEB8" w14:textId="77777777" w:rsidR="003735F8" w:rsidRDefault="004E0E58">
            <w:pPr>
              <w:pStyle w:val="TableParagraph"/>
              <w:spacing w:before="67"/>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1C819DD1" w14:textId="77777777" w:rsidR="003735F8" w:rsidRDefault="004E0E58">
            <w:pPr>
              <w:pStyle w:val="TableParagraph"/>
              <w:spacing w:before="67"/>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33900DA7" w14:textId="77777777" w:rsidR="003735F8" w:rsidRDefault="004E0E58">
            <w:pPr>
              <w:pStyle w:val="TableParagraph"/>
              <w:spacing w:before="67"/>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38689862" w14:textId="77777777" w:rsidR="003735F8" w:rsidRDefault="004E0E58">
            <w:pPr>
              <w:pStyle w:val="TableParagraph"/>
              <w:spacing w:before="67"/>
              <w:ind w:right="15"/>
              <w:rPr>
                <w:rFonts w:ascii="PMingLiU"/>
                <w:sz w:val="12"/>
              </w:rPr>
            </w:pPr>
            <w:r>
              <w:rPr>
                <w:rFonts w:ascii="PMingLiU"/>
                <w:sz w:val="12"/>
              </w:rPr>
              <w:t>78</w:t>
            </w:r>
          </w:p>
        </w:tc>
        <w:tc>
          <w:tcPr>
            <w:tcW w:w="457" w:type="dxa"/>
            <w:tcBorders>
              <w:top w:val="single" w:sz="4" w:space="0" w:color="000000"/>
              <w:left w:val="single" w:sz="4" w:space="0" w:color="000000"/>
              <w:bottom w:val="single" w:sz="4" w:space="0" w:color="000000"/>
            </w:tcBorders>
          </w:tcPr>
          <w:p w14:paraId="1FAAC3D7" w14:textId="77777777" w:rsidR="003735F8" w:rsidRDefault="004E0E58">
            <w:pPr>
              <w:pStyle w:val="TableParagraph"/>
              <w:spacing w:before="67"/>
              <w:ind w:right="10"/>
              <w:rPr>
                <w:rFonts w:ascii="PMingLiU"/>
                <w:sz w:val="12"/>
              </w:rPr>
            </w:pPr>
            <w:r>
              <w:rPr>
                <w:rFonts w:ascii="PMingLiU"/>
                <w:sz w:val="12"/>
              </w:rPr>
              <w:t>110</w:t>
            </w:r>
          </w:p>
        </w:tc>
      </w:tr>
      <w:tr w:rsidR="003735F8" w14:paraId="5CEAA288" w14:textId="77777777">
        <w:trPr>
          <w:trHeight w:val="297"/>
        </w:trPr>
        <w:tc>
          <w:tcPr>
            <w:tcW w:w="442" w:type="dxa"/>
            <w:tcBorders>
              <w:top w:val="single" w:sz="4" w:space="0" w:color="000000"/>
              <w:bottom w:val="single" w:sz="4" w:space="0" w:color="000000"/>
              <w:right w:val="single" w:sz="4" w:space="0" w:color="000000"/>
            </w:tcBorders>
          </w:tcPr>
          <w:p w14:paraId="14D3181A" w14:textId="77777777" w:rsidR="003735F8" w:rsidRDefault="004E0E58">
            <w:pPr>
              <w:pStyle w:val="TableParagraph"/>
              <w:ind w:right="12"/>
              <w:rPr>
                <w:rFonts w:ascii="PMingLiU"/>
                <w:sz w:val="12"/>
              </w:rPr>
            </w:pPr>
            <w:r>
              <w:rPr>
                <w:rFonts w:ascii="PMingLiU"/>
                <w:sz w:val="12"/>
              </w:rPr>
              <w:t>2025</w:t>
            </w:r>
          </w:p>
        </w:tc>
        <w:tc>
          <w:tcPr>
            <w:tcW w:w="461" w:type="dxa"/>
            <w:tcBorders>
              <w:top w:val="single" w:sz="4" w:space="0" w:color="000000"/>
              <w:left w:val="single" w:sz="4" w:space="0" w:color="000000"/>
              <w:bottom w:val="single" w:sz="4" w:space="0" w:color="000000"/>
              <w:right w:val="single" w:sz="4" w:space="0" w:color="000000"/>
            </w:tcBorders>
          </w:tcPr>
          <w:p w14:paraId="01505160" w14:textId="77777777" w:rsidR="003735F8" w:rsidRDefault="004E0E58">
            <w:pPr>
              <w:pStyle w:val="TableParagraph"/>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014E7EA2" w14:textId="77777777" w:rsidR="003735F8" w:rsidRDefault="004E0E58">
            <w:pPr>
              <w:pStyle w:val="TableParagraph"/>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3B5CCD84" w14:textId="77777777" w:rsidR="003735F8" w:rsidRDefault="004E0E58">
            <w:pPr>
              <w:pStyle w:val="TableParagraph"/>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72451CEC" w14:textId="77777777" w:rsidR="003735F8" w:rsidRDefault="004E0E58">
            <w:pPr>
              <w:pStyle w:val="TableParagraph"/>
              <w:ind w:right="12"/>
              <w:rPr>
                <w:rFonts w:ascii="PMingLiU"/>
                <w:sz w:val="12"/>
              </w:rPr>
            </w:pPr>
            <w:r>
              <w:rPr>
                <w:rFonts w:ascii="PMingLiU"/>
                <w:sz w:val="12"/>
              </w:rPr>
              <w:t>81</w:t>
            </w:r>
          </w:p>
        </w:tc>
        <w:tc>
          <w:tcPr>
            <w:tcW w:w="456" w:type="dxa"/>
            <w:tcBorders>
              <w:top w:val="single" w:sz="4" w:space="0" w:color="000000"/>
              <w:left w:val="single" w:sz="4" w:space="0" w:color="000000"/>
              <w:bottom w:val="single" w:sz="4" w:space="0" w:color="000000"/>
            </w:tcBorders>
          </w:tcPr>
          <w:p w14:paraId="607384C4" w14:textId="77777777" w:rsidR="003735F8" w:rsidRDefault="004E0E58">
            <w:pPr>
              <w:pStyle w:val="TableParagraph"/>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4AB936EF" w14:textId="77777777" w:rsidR="003735F8" w:rsidRDefault="004E0E58">
            <w:pPr>
              <w:pStyle w:val="TableParagraph"/>
              <w:ind w:right="10"/>
              <w:rPr>
                <w:rFonts w:ascii="PMingLiU"/>
                <w:sz w:val="12"/>
              </w:rPr>
            </w:pPr>
            <w:r>
              <w:rPr>
                <w:rFonts w:ascii="PMingLiU"/>
                <w:sz w:val="12"/>
              </w:rPr>
              <w:t>2025</w:t>
            </w:r>
          </w:p>
        </w:tc>
        <w:tc>
          <w:tcPr>
            <w:tcW w:w="461" w:type="dxa"/>
            <w:tcBorders>
              <w:top w:val="single" w:sz="4" w:space="0" w:color="000000"/>
              <w:left w:val="single" w:sz="4" w:space="0" w:color="000000"/>
              <w:bottom w:val="single" w:sz="4" w:space="0" w:color="000000"/>
              <w:right w:val="single" w:sz="4" w:space="0" w:color="000000"/>
            </w:tcBorders>
          </w:tcPr>
          <w:p w14:paraId="3E7D3F99" w14:textId="77777777" w:rsidR="003735F8" w:rsidRDefault="004E0E58">
            <w:pPr>
              <w:pStyle w:val="TableParagraph"/>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65FDA313" w14:textId="77777777" w:rsidR="003735F8" w:rsidRDefault="004E0E58">
            <w:pPr>
              <w:pStyle w:val="TableParagraph"/>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4E660F94" w14:textId="77777777" w:rsidR="003735F8" w:rsidRDefault="004E0E58">
            <w:pPr>
              <w:pStyle w:val="TableParagraph"/>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3C708E63" w14:textId="77777777" w:rsidR="003735F8" w:rsidRDefault="004E0E58">
            <w:pPr>
              <w:pStyle w:val="TableParagraph"/>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45133BD7" w14:textId="77777777" w:rsidR="003735F8" w:rsidRDefault="004E0E58">
            <w:pPr>
              <w:pStyle w:val="TableParagraph"/>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0DEB72B6" w14:textId="77777777" w:rsidR="003735F8" w:rsidRDefault="004E0E58">
            <w:pPr>
              <w:pStyle w:val="TableParagraph"/>
              <w:ind w:right="14"/>
              <w:rPr>
                <w:rFonts w:ascii="PMingLiU"/>
                <w:sz w:val="12"/>
              </w:rPr>
            </w:pPr>
            <w:r>
              <w:rPr>
                <w:rFonts w:ascii="PMingLiU"/>
                <w:sz w:val="12"/>
              </w:rPr>
              <w:t>2025</w:t>
            </w:r>
          </w:p>
        </w:tc>
        <w:tc>
          <w:tcPr>
            <w:tcW w:w="461" w:type="dxa"/>
            <w:tcBorders>
              <w:top w:val="single" w:sz="4" w:space="0" w:color="000000"/>
              <w:left w:val="single" w:sz="4" w:space="0" w:color="000000"/>
              <w:bottom w:val="single" w:sz="4" w:space="0" w:color="000000"/>
              <w:right w:val="single" w:sz="4" w:space="0" w:color="000000"/>
            </w:tcBorders>
          </w:tcPr>
          <w:p w14:paraId="1C9C6E29" w14:textId="77777777" w:rsidR="003735F8" w:rsidRDefault="004E0E58">
            <w:pPr>
              <w:pStyle w:val="TableParagraph"/>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383ADDA8" w14:textId="77777777" w:rsidR="003735F8" w:rsidRDefault="004E0E58">
            <w:pPr>
              <w:pStyle w:val="TableParagraph"/>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455649CD" w14:textId="77777777" w:rsidR="003735F8" w:rsidRDefault="004E0E58">
            <w:pPr>
              <w:pStyle w:val="TableParagraph"/>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1A5A1A29" w14:textId="77777777" w:rsidR="003735F8" w:rsidRDefault="004E0E58">
            <w:pPr>
              <w:pStyle w:val="TableParagraph"/>
              <w:ind w:right="15"/>
              <w:rPr>
                <w:rFonts w:ascii="PMingLiU"/>
                <w:sz w:val="12"/>
              </w:rPr>
            </w:pPr>
            <w:r>
              <w:rPr>
                <w:rFonts w:ascii="PMingLiU"/>
                <w:sz w:val="12"/>
              </w:rPr>
              <w:t>78</w:t>
            </w:r>
          </w:p>
        </w:tc>
        <w:tc>
          <w:tcPr>
            <w:tcW w:w="457" w:type="dxa"/>
            <w:tcBorders>
              <w:top w:val="single" w:sz="4" w:space="0" w:color="000000"/>
              <w:left w:val="single" w:sz="4" w:space="0" w:color="000000"/>
              <w:bottom w:val="single" w:sz="4" w:space="0" w:color="000000"/>
            </w:tcBorders>
          </w:tcPr>
          <w:p w14:paraId="0DAA64D3" w14:textId="77777777" w:rsidR="003735F8" w:rsidRDefault="004E0E58">
            <w:pPr>
              <w:pStyle w:val="TableParagraph"/>
              <w:ind w:right="10"/>
              <w:rPr>
                <w:rFonts w:ascii="PMingLiU"/>
                <w:sz w:val="12"/>
              </w:rPr>
            </w:pPr>
            <w:r>
              <w:rPr>
                <w:rFonts w:ascii="PMingLiU"/>
                <w:sz w:val="12"/>
              </w:rPr>
              <w:t>110</w:t>
            </w:r>
          </w:p>
        </w:tc>
      </w:tr>
      <w:tr w:rsidR="003735F8" w14:paraId="7FF23CB8" w14:textId="77777777">
        <w:trPr>
          <w:trHeight w:val="302"/>
        </w:trPr>
        <w:tc>
          <w:tcPr>
            <w:tcW w:w="442" w:type="dxa"/>
            <w:tcBorders>
              <w:top w:val="single" w:sz="4" w:space="0" w:color="000000"/>
              <w:bottom w:val="single" w:sz="4" w:space="0" w:color="000000"/>
              <w:right w:val="single" w:sz="4" w:space="0" w:color="000000"/>
            </w:tcBorders>
          </w:tcPr>
          <w:p w14:paraId="306A17DE" w14:textId="77777777" w:rsidR="003735F8" w:rsidRDefault="004E0E58">
            <w:pPr>
              <w:pStyle w:val="TableParagraph"/>
              <w:spacing w:before="67"/>
              <w:ind w:right="12"/>
              <w:rPr>
                <w:rFonts w:ascii="PMingLiU"/>
                <w:sz w:val="12"/>
              </w:rPr>
            </w:pPr>
            <w:r>
              <w:rPr>
                <w:rFonts w:ascii="PMingLiU"/>
                <w:sz w:val="12"/>
              </w:rPr>
              <w:t>2026</w:t>
            </w:r>
          </w:p>
        </w:tc>
        <w:tc>
          <w:tcPr>
            <w:tcW w:w="461" w:type="dxa"/>
            <w:tcBorders>
              <w:top w:val="single" w:sz="4" w:space="0" w:color="000000"/>
              <w:left w:val="single" w:sz="4" w:space="0" w:color="000000"/>
              <w:bottom w:val="single" w:sz="4" w:space="0" w:color="000000"/>
              <w:right w:val="single" w:sz="4" w:space="0" w:color="000000"/>
            </w:tcBorders>
          </w:tcPr>
          <w:p w14:paraId="71227F08" w14:textId="77777777" w:rsidR="003735F8" w:rsidRDefault="004E0E58">
            <w:pPr>
              <w:pStyle w:val="TableParagraph"/>
              <w:spacing w:before="67"/>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53703883" w14:textId="77777777" w:rsidR="003735F8" w:rsidRDefault="004E0E58">
            <w:pPr>
              <w:pStyle w:val="TableParagraph"/>
              <w:spacing w:before="67"/>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1334D4EE" w14:textId="77777777" w:rsidR="003735F8" w:rsidRDefault="004E0E58">
            <w:pPr>
              <w:pStyle w:val="TableParagraph"/>
              <w:spacing w:before="67"/>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6CD9720B" w14:textId="77777777" w:rsidR="003735F8" w:rsidRDefault="004E0E58">
            <w:pPr>
              <w:pStyle w:val="TableParagraph"/>
              <w:spacing w:before="67"/>
              <w:ind w:right="12"/>
              <w:rPr>
                <w:rFonts w:ascii="PMingLiU"/>
                <w:sz w:val="12"/>
              </w:rPr>
            </w:pPr>
            <w:r>
              <w:rPr>
                <w:rFonts w:ascii="PMingLiU"/>
                <w:sz w:val="12"/>
              </w:rPr>
              <w:t>81</w:t>
            </w:r>
          </w:p>
        </w:tc>
        <w:tc>
          <w:tcPr>
            <w:tcW w:w="456" w:type="dxa"/>
            <w:tcBorders>
              <w:top w:val="single" w:sz="4" w:space="0" w:color="000000"/>
              <w:left w:val="single" w:sz="4" w:space="0" w:color="000000"/>
              <w:bottom w:val="single" w:sz="4" w:space="0" w:color="000000"/>
            </w:tcBorders>
          </w:tcPr>
          <w:p w14:paraId="6CF90A0D" w14:textId="77777777" w:rsidR="003735F8" w:rsidRDefault="004E0E58">
            <w:pPr>
              <w:pStyle w:val="TableParagraph"/>
              <w:spacing w:before="67"/>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290390E1" w14:textId="77777777" w:rsidR="003735F8" w:rsidRDefault="004E0E58">
            <w:pPr>
              <w:pStyle w:val="TableParagraph"/>
              <w:spacing w:before="67"/>
              <w:ind w:right="10"/>
              <w:rPr>
                <w:rFonts w:ascii="PMingLiU"/>
                <w:sz w:val="12"/>
              </w:rPr>
            </w:pPr>
            <w:r>
              <w:rPr>
                <w:rFonts w:ascii="PMingLiU"/>
                <w:sz w:val="12"/>
              </w:rPr>
              <w:t>2026</w:t>
            </w:r>
          </w:p>
        </w:tc>
        <w:tc>
          <w:tcPr>
            <w:tcW w:w="461" w:type="dxa"/>
            <w:tcBorders>
              <w:top w:val="single" w:sz="4" w:space="0" w:color="000000"/>
              <w:left w:val="single" w:sz="4" w:space="0" w:color="000000"/>
              <w:bottom w:val="single" w:sz="4" w:space="0" w:color="000000"/>
              <w:right w:val="single" w:sz="4" w:space="0" w:color="000000"/>
            </w:tcBorders>
          </w:tcPr>
          <w:p w14:paraId="08D9E0D5" w14:textId="77777777" w:rsidR="003735F8" w:rsidRDefault="004E0E58">
            <w:pPr>
              <w:pStyle w:val="TableParagraph"/>
              <w:spacing w:before="67"/>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2992FDBB" w14:textId="77777777" w:rsidR="003735F8" w:rsidRDefault="004E0E58">
            <w:pPr>
              <w:pStyle w:val="TableParagraph"/>
              <w:spacing w:before="67"/>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071CCB2D" w14:textId="77777777" w:rsidR="003735F8" w:rsidRDefault="004E0E58">
            <w:pPr>
              <w:pStyle w:val="TableParagraph"/>
              <w:spacing w:before="67"/>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76AB2176" w14:textId="77777777" w:rsidR="003735F8" w:rsidRDefault="004E0E58">
            <w:pPr>
              <w:pStyle w:val="TableParagraph"/>
              <w:spacing w:before="67"/>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1E2F9AD7" w14:textId="77777777" w:rsidR="003735F8" w:rsidRDefault="004E0E58">
            <w:pPr>
              <w:pStyle w:val="TableParagraph"/>
              <w:spacing w:before="67"/>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2353DE08" w14:textId="77777777" w:rsidR="003735F8" w:rsidRDefault="004E0E58">
            <w:pPr>
              <w:pStyle w:val="TableParagraph"/>
              <w:spacing w:before="67"/>
              <w:ind w:right="14"/>
              <w:rPr>
                <w:rFonts w:ascii="PMingLiU"/>
                <w:sz w:val="12"/>
              </w:rPr>
            </w:pPr>
            <w:r>
              <w:rPr>
                <w:rFonts w:ascii="PMingLiU"/>
                <w:sz w:val="12"/>
              </w:rPr>
              <w:t>2026</w:t>
            </w:r>
          </w:p>
        </w:tc>
        <w:tc>
          <w:tcPr>
            <w:tcW w:w="461" w:type="dxa"/>
            <w:tcBorders>
              <w:top w:val="single" w:sz="4" w:space="0" w:color="000000"/>
              <w:left w:val="single" w:sz="4" w:space="0" w:color="000000"/>
              <w:bottom w:val="single" w:sz="4" w:space="0" w:color="000000"/>
              <w:right w:val="single" w:sz="4" w:space="0" w:color="000000"/>
            </w:tcBorders>
          </w:tcPr>
          <w:p w14:paraId="6379AE06" w14:textId="77777777" w:rsidR="003735F8" w:rsidRDefault="004E0E58">
            <w:pPr>
              <w:pStyle w:val="TableParagraph"/>
              <w:spacing w:before="67"/>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4E160335" w14:textId="77777777" w:rsidR="003735F8" w:rsidRDefault="004E0E58">
            <w:pPr>
              <w:pStyle w:val="TableParagraph"/>
              <w:spacing w:before="67"/>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3D85D8BA" w14:textId="77777777" w:rsidR="003735F8" w:rsidRDefault="004E0E58">
            <w:pPr>
              <w:pStyle w:val="TableParagraph"/>
              <w:spacing w:before="67"/>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52D8348E" w14:textId="77777777" w:rsidR="003735F8" w:rsidRDefault="004E0E58">
            <w:pPr>
              <w:pStyle w:val="TableParagraph"/>
              <w:spacing w:before="67"/>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4B651562" w14:textId="77777777" w:rsidR="003735F8" w:rsidRDefault="004E0E58">
            <w:pPr>
              <w:pStyle w:val="TableParagraph"/>
              <w:spacing w:before="67"/>
              <w:ind w:right="10"/>
              <w:rPr>
                <w:rFonts w:ascii="PMingLiU"/>
                <w:sz w:val="12"/>
              </w:rPr>
            </w:pPr>
            <w:r>
              <w:rPr>
                <w:rFonts w:ascii="PMingLiU"/>
                <w:sz w:val="12"/>
              </w:rPr>
              <w:t>110</w:t>
            </w:r>
          </w:p>
        </w:tc>
      </w:tr>
      <w:tr w:rsidR="003735F8" w14:paraId="579C6650" w14:textId="77777777">
        <w:trPr>
          <w:trHeight w:val="297"/>
        </w:trPr>
        <w:tc>
          <w:tcPr>
            <w:tcW w:w="442" w:type="dxa"/>
            <w:tcBorders>
              <w:top w:val="single" w:sz="4" w:space="0" w:color="000000"/>
              <w:bottom w:val="single" w:sz="4" w:space="0" w:color="000000"/>
              <w:right w:val="single" w:sz="4" w:space="0" w:color="000000"/>
            </w:tcBorders>
          </w:tcPr>
          <w:p w14:paraId="0B10632C" w14:textId="77777777" w:rsidR="003735F8" w:rsidRDefault="004E0E58">
            <w:pPr>
              <w:pStyle w:val="TableParagraph"/>
              <w:ind w:right="12"/>
              <w:rPr>
                <w:rFonts w:ascii="PMingLiU"/>
                <w:sz w:val="12"/>
              </w:rPr>
            </w:pPr>
            <w:r>
              <w:rPr>
                <w:rFonts w:ascii="PMingLiU"/>
                <w:sz w:val="12"/>
              </w:rPr>
              <w:t>2027</w:t>
            </w:r>
          </w:p>
        </w:tc>
        <w:tc>
          <w:tcPr>
            <w:tcW w:w="461" w:type="dxa"/>
            <w:tcBorders>
              <w:top w:val="single" w:sz="4" w:space="0" w:color="000000"/>
              <w:left w:val="single" w:sz="4" w:space="0" w:color="000000"/>
              <w:bottom w:val="single" w:sz="4" w:space="0" w:color="000000"/>
              <w:right w:val="single" w:sz="4" w:space="0" w:color="000000"/>
            </w:tcBorders>
          </w:tcPr>
          <w:p w14:paraId="0EB93A12" w14:textId="77777777" w:rsidR="003735F8" w:rsidRDefault="004E0E58">
            <w:pPr>
              <w:pStyle w:val="TableParagraph"/>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72F58905" w14:textId="77777777" w:rsidR="003735F8" w:rsidRDefault="004E0E58">
            <w:pPr>
              <w:pStyle w:val="TableParagraph"/>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509685C4" w14:textId="77777777" w:rsidR="003735F8" w:rsidRDefault="004E0E58">
            <w:pPr>
              <w:pStyle w:val="TableParagraph"/>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3996A145" w14:textId="77777777" w:rsidR="003735F8" w:rsidRDefault="004E0E58">
            <w:pPr>
              <w:pStyle w:val="TableParagraph"/>
              <w:ind w:right="12"/>
              <w:rPr>
                <w:rFonts w:ascii="PMingLiU"/>
                <w:sz w:val="12"/>
              </w:rPr>
            </w:pPr>
            <w:r>
              <w:rPr>
                <w:rFonts w:ascii="PMingLiU"/>
                <w:sz w:val="12"/>
              </w:rPr>
              <w:t>80</w:t>
            </w:r>
          </w:p>
        </w:tc>
        <w:tc>
          <w:tcPr>
            <w:tcW w:w="456" w:type="dxa"/>
            <w:tcBorders>
              <w:top w:val="single" w:sz="4" w:space="0" w:color="000000"/>
              <w:left w:val="single" w:sz="4" w:space="0" w:color="000000"/>
              <w:bottom w:val="single" w:sz="4" w:space="0" w:color="000000"/>
            </w:tcBorders>
          </w:tcPr>
          <w:p w14:paraId="62B5B193" w14:textId="77777777" w:rsidR="003735F8" w:rsidRDefault="004E0E58">
            <w:pPr>
              <w:pStyle w:val="TableParagraph"/>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6F6A489D" w14:textId="77777777" w:rsidR="003735F8" w:rsidRDefault="004E0E58">
            <w:pPr>
              <w:pStyle w:val="TableParagraph"/>
              <w:ind w:right="10"/>
              <w:rPr>
                <w:rFonts w:ascii="PMingLiU"/>
                <w:sz w:val="12"/>
              </w:rPr>
            </w:pPr>
            <w:r>
              <w:rPr>
                <w:rFonts w:ascii="PMingLiU"/>
                <w:sz w:val="12"/>
              </w:rPr>
              <w:t>2027</w:t>
            </w:r>
          </w:p>
        </w:tc>
        <w:tc>
          <w:tcPr>
            <w:tcW w:w="461" w:type="dxa"/>
            <w:tcBorders>
              <w:top w:val="single" w:sz="4" w:space="0" w:color="000000"/>
              <w:left w:val="single" w:sz="4" w:space="0" w:color="000000"/>
              <w:bottom w:val="single" w:sz="4" w:space="0" w:color="000000"/>
              <w:right w:val="single" w:sz="4" w:space="0" w:color="000000"/>
            </w:tcBorders>
          </w:tcPr>
          <w:p w14:paraId="5B70A4AC" w14:textId="77777777" w:rsidR="003735F8" w:rsidRDefault="004E0E58">
            <w:pPr>
              <w:pStyle w:val="TableParagraph"/>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0B6A3B38" w14:textId="77777777" w:rsidR="003735F8" w:rsidRDefault="004E0E58">
            <w:pPr>
              <w:pStyle w:val="TableParagraph"/>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056E99EE" w14:textId="77777777" w:rsidR="003735F8" w:rsidRDefault="004E0E58">
            <w:pPr>
              <w:pStyle w:val="TableParagraph"/>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7F13F6FB" w14:textId="77777777" w:rsidR="003735F8" w:rsidRDefault="004E0E58">
            <w:pPr>
              <w:pStyle w:val="TableParagraph"/>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3BF6EBE0" w14:textId="77777777" w:rsidR="003735F8" w:rsidRDefault="004E0E58">
            <w:pPr>
              <w:pStyle w:val="TableParagraph"/>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0AC3D169" w14:textId="77777777" w:rsidR="003735F8" w:rsidRDefault="004E0E58">
            <w:pPr>
              <w:pStyle w:val="TableParagraph"/>
              <w:ind w:right="14"/>
              <w:rPr>
                <w:rFonts w:ascii="PMingLiU"/>
                <w:sz w:val="12"/>
              </w:rPr>
            </w:pPr>
            <w:r>
              <w:rPr>
                <w:rFonts w:ascii="PMingLiU"/>
                <w:sz w:val="12"/>
              </w:rPr>
              <w:t>2027</w:t>
            </w:r>
          </w:p>
        </w:tc>
        <w:tc>
          <w:tcPr>
            <w:tcW w:w="461" w:type="dxa"/>
            <w:tcBorders>
              <w:top w:val="single" w:sz="4" w:space="0" w:color="000000"/>
              <w:left w:val="single" w:sz="4" w:space="0" w:color="000000"/>
              <w:bottom w:val="single" w:sz="4" w:space="0" w:color="000000"/>
              <w:right w:val="single" w:sz="4" w:space="0" w:color="000000"/>
            </w:tcBorders>
          </w:tcPr>
          <w:p w14:paraId="1545653D" w14:textId="77777777" w:rsidR="003735F8" w:rsidRDefault="004E0E58">
            <w:pPr>
              <w:pStyle w:val="TableParagraph"/>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2249A290" w14:textId="77777777" w:rsidR="003735F8" w:rsidRDefault="004E0E58">
            <w:pPr>
              <w:pStyle w:val="TableParagraph"/>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7DEE3A23" w14:textId="77777777" w:rsidR="003735F8" w:rsidRDefault="004E0E58">
            <w:pPr>
              <w:pStyle w:val="TableParagraph"/>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37394A06" w14:textId="77777777" w:rsidR="003735F8" w:rsidRDefault="004E0E58">
            <w:pPr>
              <w:pStyle w:val="TableParagraph"/>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2BD9A504" w14:textId="77777777" w:rsidR="003735F8" w:rsidRDefault="004E0E58">
            <w:pPr>
              <w:pStyle w:val="TableParagraph"/>
              <w:ind w:right="10"/>
              <w:rPr>
                <w:rFonts w:ascii="PMingLiU"/>
                <w:sz w:val="12"/>
              </w:rPr>
            </w:pPr>
            <w:r>
              <w:rPr>
                <w:rFonts w:ascii="PMingLiU"/>
                <w:sz w:val="12"/>
              </w:rPr>
              <w:t>110</w:t>
            </w:r>
          </w:p>
        </w:tc>
      </w:tr>
      <w:tr w:rsidR="003735F8" w14:paraId="68F060F3" w14:textId="77777777">
        <w:trPr>
          <w:trHeight w:val="302"/>
        </w:trPr>
        <w:tc>
          <w:tcPr>
            <w:tcW w:w="442" w:type="dxa"/>
            <w:tcBorders>
              <w:top w:val="single" w:sz="4" w:space="0" w:color="000000"/>
              <w:bottom w:val="single" w:sz="4" w:space="0" w:color="000000"/>
              <w:right w:val="single" w:sz="4" w:space="0" w:color="000000"/>
            </w:tcBorders>
          </w:tcPr>
          <w:p w14:paraId="260DFF6E" w14:textId="77777777" w:rsidR="003735F8" w:rsidRDefault="004E0E58">
            <w:pPr>
              <w:pStyle w:val="TableParagraph"/>
              <w:spacing w:before="67"/>
              <w:ind w:right="12"/>
              <w:rPr>
                <w:rFonts w:ascii="PMingLiU"/>
                <w:sz w:val="12"/>
              </w:rPr>
            </w:pPr>
            <w:r>
              <w:rPr>
                <w:rFonts w:ascii="PMingLiU"/>
                <w:sz w:val="12"/>
              </w:rPr>
              <w:t>2028</w:t>
            </w:r>
          </w:p>
        </w:tc>
        <w:tc>
          <w:tcPr>
            <w:tcW w:w="461" w:type="dxa"/>
            <w:tcBorders>
              <w:top w:val="single" w:sz="4" w:space="0" w:color="000000"/>
              <w:left w:val="single" w:sz="4" w:space="0" w:color="000000"/>
              <w:bottom w:val="single" w:sz="4" w:space="0" w:color="000000"/>
              <w:right w:val="single" w:sz="4" w:space="0" w:color="000000"/>
            </w:tcBorders>
          </w:tcPr>
          <w:p w14:paraId="020CD5D0" w14:textId="77777777" w:rsidR="003735F8" w:rsidRDefault="004E0E58">
            <w:pPr>
              <w:pStyle w:val="TableParagraph"/>
              <w:spacing w:before="67"/>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41733E8A" w14:textId="77777777" w:rsidR="003735F8" w:rsidRDefault="004E0E58">
            <w:pPr>
              <w:pStyle w:val="TableParagraph"/>
              <w:spacing w:before="67"/>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7D3313E4" w14:textId="77777777" w:rsidR="003735F8" w:rsidRDefault="004E0E58">
            <w:pPr>
              <w:pStyle w:val="TableParagraph"/>
              <w:spacing w:before="67"/>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2B8F07EB" w14:textId="77777777" w:rsidR="003735F8" w:rsidRDefault="004E0E58">
            <w:pPr>
              <w:pStyle w:val="TableParagraph"/>
              <w:spacing w:before="67"/>
              <w:ind w:right="12"/>
              <w:rPr>
                <w:rFonts w:ascii="PMingLiU"/>
                <w:sz w:val="12"/>
              </w:rPr>
            </w:pPr>
            <w:r>
              <w:rPr>
                <w:rFonts w:ascii="PMingLiU"/>
                <w:sz w:val="12"/>
              </w:rPr>
              <w:t>80</w:t>
            </w:r>
          </w:p>
        </w:tc>
        <w:tc>
          <w:tcPr>
            <w:tcW w:w="456" w:type="dxa"/>
            <w:tcBorders>
              <w:top w:val="single" w:sz="4" w:space="0" w:color="000000"/>
              <w:left w:val="single" w:sz="4" w:space="0" w:color="000000"/>
              <w:bottom w:val="single" w:sz="4" w:space="0" w:color="000000"/>
            </w:tcBorders>
          </w:tcPr>
          <w:p w14:paraId="292F800A" w14:textId="77777777" w:rsidR="003735F8" w:rsidRDefault="004E0E58">
            <w:pPr>
              <w:pStyle w:val="TableParagraph"/>
              <w:spacing w:before="67"/>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1E4FC5EB" w14:textId="77777777" w:rsidR="003735F8" w:rsidRDefault="004E0E58">
            <w:pPr>
              <w:pStyle w:val="TableParagraph"/>
              <w:spacing w:before="67"/>
              <w:ind w:right="10"/>
              <w:rPr>
                <w:rFonts w:ascii="PMingLiU"/>
                <w:sz w:val="12"/>
              </w:rPr>
            </w:pPr>
            <w:r>
              <w:rPr>
                <w:rFonts w:ascii="PMingLiU"/>
                <w:sz w:val="12"/>
              </w:rPr>
              <w:t>2028</w:t>
            </w:r>
          </w:p>
        </w:tc>
        <w:tc>
          <w:tcPr>
            <w:tcW w:w="461" w:type="dxa"/>
            <w:tcBorders>
              <w:top w:val="single" w:sz="4" w:space="0" w:color="000000"/>
              <w:left w:val="single" w:sz="4" w:space="0" w:color="000000"/>
              <w:bottom w:val="single" w:sz="4" w:space="0" w:color="000000"/>
              <w:right w:val="single" w:sz="4" w:space="0" w:color="000000"/>
            </w:tcBorders>
          </w:tcPr>
          <w:p w14:paraId="75688A61" w14:textId="77777777" w:rsidR="003735F8" w:rsidRDefault="004E0E58">
            <w:pPr>
              <w:pStyle w:val="TableParagraph"/>
              <w:spacing w:before="67"/>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4691AC6A" w14:textId="77777777" w:rsidR="003735F8" w:rsidRDefault="004E0E58">
            <w:pPr>
              <w:pStyle w:val="TableParagraph"/>
              <w:spacing w:before="67"/>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5D903E0A" w14:textId="77777777" w:rsidR="003735F8" w:rsidRDefault="004E0E58">
            <w:pPr>
              <w:pStyle w:val="TableParagraph"/>
              <w:spacing w:before="67"/>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01A8F62E" w14:textId="77777777" w:rsidR="003735F8" w:rsidRDefault="004E0E58">
            <w:pPr>
              <w:pStyle w:val="TableParagraph"/>
              <w:spacing w:before="67"/>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49F8EF71" w14:textId="77777777" w:rsidR="003735F8" w:rsidRDefault="004E0E58">
            <w:pPr>
              <w:pStyle w:val="TableParagraph"/>
              <w:spacing w:before="67"/>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6E06ACBF" w14:textId="77777777" w:rsidR="003735F8" w:rsidRDefault="004E0E58">
            <w:pPr>
              <w:pStyle w:val="TableParagraph"/>
              <w:spacing w:before="67"/>
              <w:ind w:right="14"/>
              <w:rPr>
                <w:rFonts w:ascii="PMingLiU"/>
                <w:sz w:val="12"/>
              </w:rPr>
            </w:pPr>
            <w:r>
              <w:rPr>
                <w:rFonts w:ascii="PMingLiU"/>
                <w:sz w:val="12"/>
              </w:rPr>
              <w:t>2028</w:t>
            </w:r>
          </w:p>
        </w:tc>
        <w:tc>
          <w:tcPr>
            <w:tcW w:w="461" w:type="dxa"/>
            <w:tcBorders>
              <w:top w:val="single" w:sz="4" w:space="0" w:color="000000"/>
              <w:left w:val="single" w:sz="4" w:space="0" w:color="000000"/>
              <w:bottom w:val="single" w:sz="4" w:space="0" w:color="000000"/>
              <w:right w:val="single" w:sz="4" w:space="0" w:color="000000"/>
            </w:tcBorders>
          </w:tcPr>
          <w:p w14:paraId="111E19DE" w14:textId="77777777" w:rsidR="003735F8" w:rsidRDefault="004E0E58">
            <w:pPr>
              <w:pStyle w:val="TableParagraph"/>
              <w:spacing w:before="67"/>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4AD32480" w14:textId="77777777" w:rsidR="003735F8" w:rsidRDefault="004E0E58">
            <w:pPr>
              <w:pStyle w:val="TableParagraph"/>
              <w:spacing w:before="67"/>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212C2DF3" w14:textId="77777777" w:rsidR="003735F8" w:rsidRDefault="004E0E58">
            <w:pPr>
              <w:pStyle w:val="TableParagraph"/>
              <w:spacing w:before="67"/>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36EB88E3" w14:textId="77777777" w:rsidR="003735F8" w:rsidRDefault="004E0E58">
            <w:pPr>
              <w:pStyle w:val="TableParagraph"/>
              <w:spacing w:before="67"/>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04EF3C7E" w14:textId="77777777" w:rsidR="003735F8" w:rsidRDefault="004E0E58">
            <w:pPr>
              <w:pStyle w:val="TableParagraph"/>
              <w:spacing w:before="67"/>
              <w:ind w:right="10"/>
              <w:rPr>
                <w:rFonts w:ascii="PMingLiU"/>
                <w:sz w:val="12"/>
              </w:rPr>
            </w:pPr>
            <w:r>
              <w:rPr>
                <w:rFonts w:ascii="PMingLiU"/>
                <w:sz w:val="12"/>
              </w:rPr>
              <w:t>110</w:t>
            </w:r>
          </w:p>
        </w:tc>
      </w:tr>
      <w:tr w:rsidR="003735F8" w14:paraId="0C42867B" w14:textId="77777777">
        <w:trPr>
          <w:trHeight w:val="297"/>
        </w:trPr>
        <w:tc>
          <w:tcPr>
            <w:tcW w:w="442" w:type="dxa"/>
            <w:tcBorders>
              <w:top w:val="single" w:sz="4" w:space="0" w:color="000000"/>
              <w:bottom w:val="single" w:sz="4" w:space="0" w:color="000000"/>
              <w:right w:val="single" w:sz="4" w:space="0" w:color="000000"/>
            </w:tcBorders>
          </w:tcPr>
          <w:p w14:paraId="68C42670" w14:textId="77777777" w:rsidR="003735F8" w:rsidRDefault="004E0E58">
            <w:pPr>
              <w:pStyle w:val="TableParagraph"/>
              <w:ind w:right="12"/>
              <w:rPr>
                <w:rFonts w:ascii="PMingLiU"/>
                <w:sz w:val="12"/>
              </w:rPr>
            </w:pPr>
            <w:r>
              <w:rPr>
                <w:rFonts w:ascii="PMingLiU"/>
                <w:sz w:val="12"/>
              </w:rPr>
              <w:t>2029</w:t>
            </w:r>
          </w:p>
        </w:tc>
        <w:tc>
          <w:tcPr>
            <w:tcW w:w="461" w:type="dxa"/>
            <w:tcBorders>
              <w:top w:val="single" w:sz="4" w:space="0" w:color="000000"/>
              <w:left w:val="single" w:sz="4" w:space="0" w:color="000000"/>
              <w:bottom w:val="single" w:sz="4" w:space="0" w:color="000000"/>
              <w:right w:val="single" w:sz="4" w:space="0" w:color="000000"/>
            </w:tcBorders>
          </w:tcPr>
          <w:p w14:paraId="48038090" w14:textId="77777777" w:rsidR="003735F8" w:rsidRDefault="004E0E58">
            <w:pPr>
              <w:pStyle w:val="TableParagraph"/>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4967E10A" w14:textId="77777777" w:rsidR="003735F8" w:rsidRDefault="004E0E58">
            <w:pPr>
              <w:pStyle w:val="TableParagraph"/>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31311679" w14:textId="77777777" w:rsidR="003735F8" w:rsidRDefault="004E0E58">
            <w:pPr>
              <w:pStyle w:val="TableParagraph"/>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4337F1A1" w14:textId="77777777" w:rsidR="003735F8" w:rsidRDefault="004E0E58">
            <w:pPr>
              <w:pStyle w:val="TableParagraph"/>
              <w:ind w:right="12"/>
              <w:rPr>
                <w:rFonts w:ascii="PMingLiU"/>
                <w:sz w:val="12"/>
              </w:rPr>
            </w:pPr>
            <w:r>
              <w:rPr>
                <w:rFonts w:ascii="PMingLiU"/>
                <w:sz w:val="12"/>
              </w:rPr>
              <w:t>80</w:t>
            </w:r>
          </w:p>
        </w:tc>
        <w:tc>
          <w:tcPr>
            <w:tcW w:w="456" w:type="dxa"/>
            <w:tcBorders>
              <w:top w:val="single" w:sz="4" w:space="0" w:color="000000"/>
              <w:left w:val="single" w:sz="4" w:space="0" w:color="000000"/>
              <w:bottom w:val="single" w:sz="4" w:space="0" w:color="000000"/>
            </w:tcBorders>
          </w:tcPr>
          <w:p w14:paraId="543D86E0" w14:textId="77777777" w:rsidR="003735F8" w:rsidRDefault="004E0E58">
            <w:pPr>
              <w:pStyle w:val="TableParagraph"/>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576C33F6" w14:textId="77777777" w:rsidR="003735F8" w:rsidRDefault="004E0E58">
            <w:pPr>
              <w:pStyle w:val="TableParagraph"/>
              <w:ind w:right="10"/>
              <w:rPr>
                <w:rFonts w:ascii="PMingLiU"/>
                <w:sz w:val="12"/>
              </w:rPr>
            </w:pPr>
            <w:r>
              <w:rPr>
                <w:rFonts w:ascii="PMingLiU"/>
                <w:sz w:val="12"/>
              </w:rPr>
              <w:t>2029</w:t>
            </w:r>
          </w:p>
        </w:tc>
        <w:tc>
          <w:tcPr>
            <w:tcW w:w="461" w:type="dxa"/>
            <w:tcBorders>
              <w:top w:val="single" w:sz="4" w:space="0" w:color="000000"/>
              <w:left w:val="single" w:sz="4" w:space="0" w:color="000000"/>
              <w:bottom w:val="single" w:sz="4" w:space="0" w:color="000000"/>
              <w:right w:val="single" w:sz="4" w:space="0" w:color="000000"/>
            </w:tcBorders>
          </w:tcPr>
          <w:p w14:paraId="6D12567B" w14:textId="77777777" w:rsidR="003735F8" w:rsidRDefault="004E0E58">
            <w:pPr>
              <w:pStyle w:val="TableParagraph"/>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738C9F05" w14:textId="77777777" w:rsidR="003735F8" w:rsidRDefault="004E0E58">
            <w:pPr>
              <w:pStyle w:val="TableParagraph"/>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74BD8A35" w14:textId="77777777" w:rsidR="003735F8" w:rsidRDefault="004E0E58">
            <w:pPr>
              <w:pStyle w:val="TableParagraph"/>
              <w:ind w:right="11"/>
              <w:rPr>
                <w:rFonts w:ascii="PMingLiU"/>
                <w:sz w:val="12"/>
              </w:rPr>
            </w:pPr>
            <w:r>
              <w:rPr>
                <w:rFonts w:ascii="PMingLiU"/>
                <w:sz w:val="12"/>
              </w:rPr>
              <w:t>98</w:t>
            </w:r>
          </w:p>
        </w:tc>
        <w:tc>
          <w:tcPr>
            <w:tcW w:w="326" w:type="dxa"/>
            <w:tcBorders>
              <w:top w:val="single" w:sz="4" w:space="0" w:color="000000"/>
              <w:left w:val="single" w:sz="4" w:space="0" w:color="000000"/>
              <w:bottom w:val="single" w:sz="4" w:space="0" w:color="000000"/>
              <w:right w:val="single" w:sz="4" w:space="0" w:color="000000"/>
            </w:tcBorders>
          </w:tcPr>
          <w:p w14:paraId="266C1C26" w14:textId="77777777" w:rsidR="003735F8" w:rsidRDefault="004E0E58">
            <w:pPr>
              <w:pStyle w:val="TableParagraph"/>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1C80B240" w14:textId="77777777" w:rsidR="003735F8" w:rsidRDefault="004E0E58">
            <w:pPr>
              <w:pStyle w:val="TableParagraph"/>
              <w:ind w:right="7"/>
              <w:rPr>
                <w:rFonts w:ascii="PMingLiU"/>
                <w:sz w:val="12"/>
              </w:rPr>
            </w:pPr>
            <w:r>
              <w:rPr>
                <w:rFonts w:ascii="PMingLiU"/>
                <w:sz w:val="12"/>
              </w:rPr>
              <w:t>100</w:t>
            </w:r>
          </w:p>
        </w:tc>
        <w:tc>
          <w:tcPr>
            <w:tcW w:w="538" w:type="dxa"/>
            <w:tcBorders>
              <w:top w:val="single" w:sz="4" w:space="0" w:color="000000"/>
              <w:bottom w:val="single" w:sz="4" w:space="0" w:color="000000"/>
              <w:right w:val="single" w:sz="4" w:space="0" w:color="000000"/>
            </w:tcBorders>
          </w:tcPr>
          <w:p w14:paraId="10430FEE" w14:textId="77777777" w:rsidR="003735F8" w:rsidRDefault="004E0E58">
            <w:pPr>
              <w:pStyle w:val="TableParagraph"/>
              <w:ind w:right="14"/>
              <w:rPr>
                <w:rFonts w:ascii="PMingLiU"/>
                <w:sz w:val="12"/>
              </w:rPr>
            </w:pPr>
            <w:r>
              <w:rPr>
                <w:rFonts w:ascii="PMingLiU"/>
                <w:sz w:val="12"/>
              </w:rPr>
              <w:t>2029</w:t>
            </w:r>
          </w:p>
        </w:tc>
        <w:tc>
          <w:tcPr>
            <w:tcW w:w="461" w:type="dxa"/>
            <w:tcBorders>
              <w:top w:val="single" w:sz="4" w:space="0" w:color="000000"/>
              <w:left w:val="single" w:sz="4" w:space="0" w:color="000000"/>
              <w:bottom w:val="single" w:sz="4" w:space="0" w:color="000000"/>
              <w:right w:val="single" w:sz="4" w:space="0" w:color="000000"/>
            </w:tcBorders>
          </w:tcPr>
          <w:p w14:paraId="77C6C64B" w14:textId="77777777" w:rsidR="003735F8" w:rsidRDefault="004E0E58">
            <w:pPr>
              <w:pStyle w:val="TableParagraph"/>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1FB22B3A" w14:textId="77777777" w:rsidR="003735F8" w:rsidRDefault="004E0E58">
            <w:pPr>
              <w:pStyle w:val="TableParagraph"/>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11310CD7" w14:textId="77777777" w:rsidR="003735F8" w:rsidRDefault="004E0E58">
            <w:pPr>
              <w:pStyle w:val="TableParagraph"/>
              <w:ind w:right="14"/>
              <w:rPr>
                <w:rFonts w:ascii="PMingLiU"/>
                <w:sz w:val="12"/>
              </w:rPr>
            </w:pPr>
            <w:r>
              <w:rPr>
                <w:rFonts w:ascii="PMingLiU"/>
                <w:sz w:val="12"/>
              </w:rPr>
              <w:t>105</w:t>
            </w:r>
          </w:p>
        </w:tc>
        <w:tc>
          <w:tcPr>
            <w:tcW w:w="327" w:type="dxa"/>
            <w:tcBorders>
              <w:top w:val="single" w:sz="4" w:space="0" w:color="000000"/>
              <w:left w:val="single" w:sz="4" w:space="0" w:color="000000"/>
              <w:bottom w:val="single" w:sz="4" w:space="0" w:color="000000"/>
              <w:right w:val="single" w:sz="4" w:space="0" w:color="000000"/>
            </w:tcBorders>
          </w:tcPr>
          <w:p w14:paraId="21C6537F" w14:textId="77777777" w:rsidR="003735F8" w:rsidRDefault="004E0E58">
            <w:pPr>
              <w:pStyle w:val="TableParagraph"/>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507DFC3D" w14:textId="77777777" w:rsidR="003735F8" w:rsidRDefault="004E0E58">
            <w:pPr>
              <w:pStyle w:val="TableParagraph"/>
              <w:ind w:right="10"/>
              <w:rPr>
                <w:rFonts w:ascii="PMingLiU"/>
                <w:sz w:val="12"/>
              </w:rPr>
            </w:pPr>
            <w:r>
              <w:rPr>
                <w:rFonts w:ascii="PMingLiU"/>
                <w:sz w:val="12"/>
              </w:rPr>
              <w:t>110</w:t>
            </w:r>
          </w:p>
        </w:tc>
      </w:tr>
      <w:tr w:rsidR="003735F8" w14:paraId="07622105" w14:textId="77777777">
        <w:trPr>
          <w:trHeight w:val="302"/>
        </w:trPr>
        <w:tc>
          <w:tcPr>
            <w:tcW w:w="442" w:type="dxa"/>
            <w:tcBorders>
              <w:top w:val="single" w:sz="4" w:space="0" w:color="000000"/>
              <w:bottom w:val="single" w:sz="4" w:space="0" w:color="000000"/>
              <w:right w:val="single" w:sz="4" w:space="0" w:color="000000"/>
            </w:tcBorders>
          </w:tcPr>
          <w:p w14:paraId="6F2DD9BF" w14:textId="77777777" w:rsidR="003735F8" w:rsidRDefault="004E0E58">
            <w:pPr>
              <w:pStyle w:val="TableParagraph"/>
              <w:spacing w:before="67"/>
              <w:ind w:right="12"/>
              <w:rPr>
                <w:rFonts w:ascii="PMingLiU"/>
                <w:sz w:val="12"/>
              </w:rPr>
            </w:pPr>
            <w:r>
              <w:rPr>
                <w:rFonts w:ascii="PMingLiU"/>
                <w:sz w:val="12"/>
              </w:rPr>
              <w:t>2030</w:t>
            </w:r>
          </w:p>
        </w:tc>
        <w:tc>
          <w:tcPr>
            <w:tcW w:w="461" w:type="dxa"/>
            <w:tcBorders>
              <w:top w:val="single" w:sz="4" w:space="0" w:color="000000"/>
              <w:left w:val="single" w:sz="4" w:space="0" w:color="000000"/>
              <w:bottom w:val="single" w:sz="4" w:space="0" w:color="000000"/>
              <w:right w:val="single" w:sz="4" w:space="0" w:color="000000"/>
            </w:tcBorders>
          </w:tcPr>
          <w:p w14:paraId="4D077603" w14:textId="77777777" w:rsidR="003735F8" w:rsidRDefault="004E0E58">
            <w:pPr>
              <w:pStyle w:val="TableParagraph"/>
              <w:spacing w:before="67"/>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32473439" w14:textId="77777777" w:rsidR="003735F8" w:rsidRDefault="004E0E58">
            <w:pPr>
              <w:pStyle w:val="TableParagraph"/>
              <w:spacing w:before="67"/>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70AB2E18" w14:textId="77777777" w:rsidR="003735F8" w:rsidRDefault="004E0E58">
            <w:pPr>
              <w:pStyle w:val="TableParagraph"/>
              <w:spacing w:before="67"/>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7214422E" w14:textId="77777777" w:rsidR="003735F8" w:rsidRDefault="004E0E58">
            <w:pPr>
              <w:pStyle w:val="TableParagraph"/>
              <w:spacing w:before="67"/>
              <w:ind w:right="12"/>
              <w:rPr>
                <w:rFonts w:ascii="PMingLiU"/>
                <w:sz w:val="12"/>
              </w:rPr>
            </w:pPr>
            <w:r>
              <w:rPr>
                <w:rFonts w:ascii="PMingLiU"/>
                <w:sz w:val="12"/>
              </w:rPr>
              <w:t>80</w:t>
            </w:r>
          </w:p>
        </w:tc>
        <w:tc>
          <w:tcPr>
            <w:tcW w:w="456" w:type="dxa"/>
            <w:tcBorders>
              <w:top w:val="single" w:sz="4" w:space="0" w:color="000000"/>
              <w:left w:val="single" w:sz="4" w:space="0" w:color="000000"/>
              <w:bottom w:val="single" w:sz="4" w:space="0" w:color="000000"/>
            </w:tcBorders>
          </w:tcPr>
          <w:p w14:paraId="0E3BDB78" w14:textId="77777777" w:rsidR="003735F8" w:rsidRDefault="004E0E58">
            <w:pPr>
              <w:pStyle w:val="TableParagraph"/>
              <w:spacing w:before="67"/>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295F4EB5" w14:textId="77777777" w:rsidR="003735F8" w:rsidRDefault="004E0E58">
            <w:pPr>
              <w:pStyle w:val="TableParagraph"/>
              <w:spacing w:before="67"/>
              <w:ind w:right="10"/>
              <w:rPr>
                <w:rFonts w:ascii="PMingLiU"/>
                <w:sz w:val="12"/>
              </w:rPr>
            </w:pPr>
            <w:r>
              <w:rPr>
                <w:rFonts w:ascii="PMingLiU"/>
                <w:sz w:val="12"/>
              </w:rPr>
              <w:t>2030</w:t>
            </w:r>
          </w:p>
        </w:tc>
        <w:tc>
          <w:tcPr>
            <w:tcW w:w="461" w:type="dxa"/>
            <w:tcBorders>
              <w:top w:val="single" w:sz="4" w:space="0" w:color="000000"/>
              <w:left w:val="single" w:sz="4" w:space="0" w:color="000000"/>
              <w:bottom w:val="single" w:sz="4" w:space="0" w:color="000000"/>
              <w:right w:val="single" w:sz="4" w:space="0" w:color="000000"/>
            </w:tcBorders>
          </w:tcPr>
          <w:p w14:paraId="485B2D80" w14:textId="77777777" w:rsidR="003735F8" w:rsidRDefault="004E0E58">
            <w:pPr>
              <w:pStyle w:val="TableParagraph"/>
              <w:spacing w:before="67"/>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6CED66BB" w14:textId="77777777" w:rsidR="003735F8" w:rsidRDefault="004E0E58">
            <w:pPr>
              <w:pStyle w:val="TableParagraph"/>
              <w:spacing w:before="67"/>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6A8B0EF7" w14:textId="77777777" w:rsidR="003735F8" w:rsidRDefault="004E0E58">
            <w:pPr>
              <w:pStyle w:val="TableParagraph"/>
              <w:spacing w:before="67"/>
              <w:ind w:right="11"/>
              <w:rPr>
                <w:rFonts w:ascii="PMingLiU"/>
                <w:sz w:val="12"/>
              </w:rPr>
            </w:pPr>
            <w:r>
              <w:rPr>
                <w:rFonts w:ascii="PMingLiU"/>
                <w:sz w:val="12"/>
              </w:rPr>
              <w:t>98</w:t>
            </w:r>
          </w:p>
        </w:tc>
        <w:tc>
          <w:tcPr>
            <w:tcW w:w="326" w:type="dxa"/>
            <w:tcBorders>
              <w:top w:val="single" w:sz="4" w:space="0" w:color="000000"/>
              <w:left w:val="single" w:sz="4" w:space="0" w:color="000000"/>
              <w:bottom w:val="single" w:sz="4" w:space="0" w:color="000000"/>
              <w:right w:val="single" w:sz="4" w:space="0" w:color="000000"/>
            </w:tcBorders>
          </w:tcPr>
          <w:p w14:paraId="73C9FD75" w14:textId="77777777" w:rsidR="003735F8" w:rsidRDefault="004E0E58">
            <w:pPr>
              <w:pStyle w:val="TableParagraph"/>
              <w:spacing w:before="67"/>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270D68A4" w14:textId="77777777" w:rsidR="003735F8" w:rsidRDefault="004E0E58">
            <w:pPr>
              <w:pStyle w:val="TableParagraph"/>
              <w:spacing w:before="67"/>
              <w:ind w:right="7"/>
              <w:rPr>
                <w:rFonts w:ascii="PMingLiU"/>
                <w:sz w:val="12"/>
              </w:rPr>
            </w:pPr>
            <w:r>
              <w:rPr>
                <w:rFonts w:ascii="PMingLiU"/>
                <w:sz w:val="12"/>
              </w:rPr>
              <w:t>100</w:t>
            </w:r>
          </w:p>
        </w:tc>
        <w:tc>
          <w:tcPr>
            <w:tcW w:w="538" w:type="dxa"/>
            <w:tcBorders>
              <w:top w:val="single" w:sz="4" w:space="0" w:color="000000"/>
              <w:bottom w:val="single" w:sz="4" w:space="0" w:color="000000"/>
              <w:right w:val="single" w:sz="4" w:space="0" w:color="000000"/>
            </w:tcBorders>
          </w:tcPr>
          <w:p w14:paraId="48742E39" w14:textId="77777777" w:rsidR="003735F8" w:rsidRDefault="004E0E58">
            <w:pPr>
              <w:pStyle w:val="TableParagraph"/>
              <w:spacing w:before="67"/>
              <w:ind w:right="14"/>
              <w:rPr>
                <w:rFonts w:ascii="PMingLiU"/>
                <w:sz w:val="12"/>
              </w:rPr>
            </w:pPr>
            <w:r>
              <w:rPr>
                <w:rFonts w:ascii="PMingLiU"/>
                <w:sz w:val="12"/>
              </w:rPr>
              <w:t>2030</w:t>
            </w:r>
          </w:p>
        </w:tc>
        <w:tc>
          <w:tcPr>
            <w:tcW w:w="461" w:type="dxa"/>
            <w:tcBorders>
              <w:top w:val="single" w:sz="4" w:space="0" w:color="000000"/>
              <w:left w:val="single" w:sz="4" w:space="0" w:color="000000"/>
              <w:bottom w:val="single" w:sz="4" w:space="0" w:color="000000"/>
              <w:right w:val="single" w:sz="4" w:space="0" w:color="000000"/>
            </w:tcBorders>
          </w:tcPr>
          <w:p w14:paraId="2C1E27F6" w14:textId="77777777" w:rsidR="003735F8" w:rsidRDefault="004E0E58">
            <w:pPr>
              <w:pStyle w:val="TableParagraph"/>
              <w:spacing w:before="67"/>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1BEFC762" w14:textId="77777777" w:rsidR="003735F8" w:rsidRDefault="004E0E58">
            <w:pPr>
              <w:pStyle w:val="TableParagraph"/>
              <w:spacing w:before="67"/>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58C0CB39" w14:textId="77777777" w:rsidR="003735F8" w:rsidRDefault="004E0E58">
            <w:pPr>
              <w:pStyle w:val="TableParagraph"/>
              <w:spacing w:before="67"/>
              <w:ind w:right="14"/>
              <w:rPr>
                <w:rFonts w:ascii="PMingLiU"/>
                <w:sz w:val="12"/>
              </w:rPr>
            </w:pPr>
            <w:r>
              <w:rPr>
                <w:rFonts w:ascii="PMingLiU"/>
                <w:sz w:val="12"/>
              </w:rPr>
              <w:t>105</w:t>
            </w:r>
          </w:p>
        </w:tc>
        <w:tc>
          <w:tcPr>
            <w:tcW w:w="327" w:type="dxa"/>
            <w:tcBorders>
              <w:top w:val="single" w:sz="4" w:space="0" w:color="000000"/>
              <w:left w:val="single" w:sz="4" w:space="0" w:color="000000"/>
              <w:bottom w:val="single" w:sz="4" w:space="0" w:color="000000"/>
              <w:right w:val="single" w:sz="4" w:space="0" w:color="000000"/>
            </w:tcBorders>
          </w:tcPr>
          <w:p w14:paraId="774134A0" w14:textId="77777777" w:rsidR="003735F8" w:rsidRDefault="004E0E58">
            <w:pPr>
              <w:pStyle w:val="TableParagraph"/>
              <w:spacing w:before="67"/>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1B8CE60C" w14:textId="77777777" w:rsidR="003735F8" w:rsidRDefault="004E0E58">
            <w:pPr>
              <w:pStyle w:val="TableParagraph"/>
              <w:spacing w:before="67"/>
              <w:ind w:right="10"/>
              <w:rPr>
                <w:rFonts w:ascii="PMingLiU"/>
                <w:sz w:val="12"/>
              </w:rPr>
            </w:pPr>
            <w:r>
              <w:rPr>
                <w:rFonts w:ascii="PMingLiU"/>
                <w:sz w:val="12"/>
              </w:rPr>
              <w:t>110</w:t>
            </w:r>
          </w:p>
        </w:tc>
      </w:tr>
      <w:tr w:rsidR="003735F8" w14:paraId="70F7934C" w14:textId="77777777">
        <w:trPr>
          <w:trHeight w:val="302"/>
        </w:trPr>
        <w:tc>
          <w:tcPr>
            <w:tcW w:w="442" w:type="dxa"/>
            <w:tcBorders>
              <w:top w:val="single" w:sz="4" w:space="0" w:color="000000"/>
              <w:bottom w:val="single" w:sz="4" w:space="0" w:color="000000"/>
              <w:right w:val="single" w:sz="4" w:space="0" w:color="000000"/>
            </w:tcBorders>
          </w:tcPr>
          <w:p w14:paraId="5A997B4E" w14:textId="77777777" w:rsidR="003735F8" w:rsidRDefault="004E0E58">
            <w:pPr>
              <w:pStyle w:val="TableParagraph"/>
              <w:spacing w:before="67"/>
              <w:ind w:right="12"/>
              <w:rPr>
                <w:rFonts w:ascii="PMingLiU"/>
                <w:sz w:val="12"/>
              </w:rPr>
            </w:pPr>
            <w:r>
              <w:rPr>
                <w:rFonts w:ascii="PMingLiU"/>
                <w:sz w:val="12"/>
              </w:rPr>
              <w:t>2031</w:t>
            </w:r>
          </w:p>
        </w:tc>
        <w:tc>
          <w:tcPr>
            <w:tcW w:w="461" w:type="dxa"/>
            <w:tcBorders>
              <w:top w:val="single" w:sz="4" w:space="0" w:color="000000"/>
              <w:left w:val="single" w:sz="4" w:space="0" w:color="000000"/>
              <w:bottom w:val="single" w:sz="4" w:space="0" w:color="000000"/>
              <w:right w:val="single" w:sz="4" w:space="0" w:color="000000"/>
            </w:tcBorders>
          </w:tcPr>
          <w:p w14:paraId="4D1C4BE8" w14:textId="77777777" w:rsidR="003735F8" w:rsidRDefault="004E0E58">
            <w:pPr>
              <w:pStyle w:val="TableParagraph"/>
              <w:spacing w:before="67"/>
              <w:ind w:right="12"/>
              <w:rPr>
                <w:rFonts w:ascii="PMingLiU"/>
                <w:sz w:val="12"/>
              </w:rPr>
            </w:pPr>
            <w:r>
              <w:rPr>
                <w:rFonts w:ascii="PMingLiU"/>
                <w:sz w:val="12"/>
              </w:rPr>
              <w:t>90</w:t>
            </w:r>
          </w:p>
        </w:tc>
        <w:tc>
          <w:tcPr>
            <w:tcW w:w="360" w:type="dxa"/>
            <w:tcBorders>
              <w:top w:val="single" w:sz="4" w:space="0" w:color="000000"/>
              <w:left w:val="single" w:sz="4" w:space="0" w:color="000000"/>
              <w:bottom w:val="single" w:sz="4" w:space="0" w:color="000000"/>
              <w:right w:val="single" w:sz="4" w:space="0" w:color="000000"/>
            </w:tcBorders>
          </w:tcPr>
          <w:p w14:paraId="5198E4B0" w14:textId="77777777" w:rsidR="003735F8" w:rsidRDefault="004E0E58">
            <w:pPr>
              <w:pStyle w:val="TableParagraph"/>
              <w:spacing w:before="67"/>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718A12DE" w14:textId="77777777" w:rsidR="003735F8" w:rsidRDefault="004E0E58">
            <w:pPr>
              <w:pStyle w:val="TableParagraph"/>
              <w:spacing w:before="67"/>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5902D42B" w14:textId="77777777" w:rsidR="003735F8" w:rsidRDefault="004E0E58">
            <w:pPr>
              <w:pStyle w:val="TableParagraph"/>
              <w:spacing w:before="67"/>
              <w:ind w:right="12"/>
              <w:rPr>
                <w:rFonts w:ascii="PMingLiU"/>
                <w:sz w:val="12"/>
              </w:rPr>
            </w:pPr>
            <w:r>
              <w:rPr>
                <w:rFonts w:ascii="PMingLiU"/>
                <w:sz w:val="12"/>
              </w:rPr>
              <w:t>80</w:t>
            </w:r>
          </w:p>
        </w:tc>
        <w:tc>
          <w:tcPr>
            <w:tcW w:w="456" w:type="dxa"/>
            <w:tcBorders>
              <w:top w:val="single" w:sz="4" w:space="0" w:color="000000"/>
              <w:left w:val="single" w:sz="4" w:space="0" w:color="000000"/>
              <w:bottom w:val="single" w:sz="4" w:space="0" w:color="000000"/>
            </w:tcBorders>
          </w:tcPr>
          <w:p w14:paraId="5C9269D5" w14:textId="77777777" w:rsidR="003735F8" w:rsidRDefault="004E0E58">
            <w:pPr>
              <w:pStyle w:val="TableParagraph"/>
              <w:spacing w:before="67"/>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77F30603" w14:textId="77777777" w:rsidR="003735F8" w:rsidRDefault="004E0E58">
            <w:pPr>
              <w:pStyle w:val="TableParagraph"/>
              <w:spacing w:before="67"/>
              <w:ind w:right="10"/>
              <w:rPr>
                <w:rFonts w:ascii="PMingLiU"/>
                <w:sz w:val="12"/>
              </w:rPr>
            </w:pPr>
            <w:r>
              <w:rPr>
                <w:rFonts w:ascii="PMingLiU"/>
                <w:sz w:val="12"/>
              </w:rPr>
              <w:t>2031</w:t>
            </w:r>
          </w:p>
        </w:tc>
        <w:tc>
          <w:tcPr>
            <w:tcW w:w="461" w:type="dxa"/>
            <w:tcBorders>
              <w:top w:val="single" w:sz="4" w:space="0" w:color="000000"/>
              <w:left w:val="single" w:sz="4" w:space="0" w:color="000000"/>
              <w:bottom w:val="single" w:sz="4" w:space="0" w:color="000000"/>
              <w:right w:val="single" w:sz="4" w:space="0" w:color="000000"/>
            </w:tcBorders>
          </w:tcPr>
          <w:p w14:paraId="413AA809" w14:textId="77777777" w:rsidR="003735F8" w:rsidRDefault="004E0E58">
            <w:pPr>
              <w:pStyle w:val="TableParagraph"/>
              <w:spacing w:before="67"/>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024D405C" w14:textId="77777777" w:rsidR="003735F8" w:rsidRDefault="004E0E58">
            <w:pPr>
              <w:pStyle w:val="TableParagraph"/>
              <w:spacing w:before="67"/>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68AAA9CA" w14:textId="77777777" w:rsidR="003735F8" w:rsidRDefault="004E0E58">
            <w:pPr>
              <w:pStyle w:val="TableParagraph"/>
              <w:spacing w:before="67"/>
              <w:ind w:right="11"/>
              <w:rPr>
                <w:rFonts w:ascii="PMingLiU"/>
                <w:sz w:val="12"/>
              </w:rPr>
            </w:pPr>
            <w:r>
              <w:rPr>
                <w:rFonts w:ascii="PMingLiU"/>
                <w:sz w:val="12"/>
              </w:rPr>
              <w:t>98</w:t>
            </w:r>
          </w:p>
        </w:tc>
        <w:tc>
          <w:tcPr>
            <w:tcW w:w="326" w:type="dxa"/>
            <w:tcBorders>
              <w:top w:val="single" w:sz="4" w:space="0" w:color="000000"/>
              <w:left w:val="single" w:sz="4" w:space="0" w:color="000000"/>
              <w:bottom w:val="single" w:sz="4" w:space="0" w:color="000000"/>
              <w:right w:val="single" w:sz="4" w:space="0" w:color="000000"/>
            </w:tcBorders>
          </w:tcPr>
          <w:p w14:paraId="76409634" w14:textId="77777777" w:rsidR="003735F8" w:rsidRDefault="004E0E58">
            <w:pPr>
              <w:pStyle w:val="TableParagraph"/>
              <w:spacing w:before="67"/>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26CF4858" w14:textId="77777777" w:rsidR="003735F8" w:rsidRDefault="004E0E58">
            <w:pPr>
              <w:pStyle w:val="TableParagraph"/>
              <w:spacing w:before="67"/>
              <w:ind w:right="7"/>
              <w:rPr>
                <w:rFonts w:ascii="PMingLiU"/>
                <w:sz w:val="12"/>
              </w:rPr>
            </w:pPr>
            <w:r>
              <w:rPr>
                <w:rFonts w:ascii="PMingLiU"/>
                <w:sz w:val="12"/>
              </w:rPr>
              <w:t>100</w:t>
            </w:r>
          </w:p>
        </w:tc>
        <w:tc>
          <w:tcPr>
            <w:tcW w:w="538" w:type="dxa"/>
            <w:tcBorders>
              <w:top w:val="single" w:sz="4" w:space="0" w:color="000000"/>
              <w:bottom w:val="single" w:sz="4" w:space="0" w:color="000000"/>
              <w:right w:val="single" w:sz="4" w:space="0" w:color="000000"/>
            </w:tcBorders>
          </w:tcPr>
          <w:p w14:paraId="791730C1" w14:textId="77777777" w:rsidR="003735F8" w:rsidRDefault="004E0E58">
            <w:pPr>
              <w:pStyle w:val="TableParagraph"/>
              <w:spacing w:before="67"/>
              <w:ind w:right="14"/>
              <w:rPr>
                <w:rFonts w:ascii="PMingLiU"/>
                <w:sz w:val="12"/>
              </w:rPr>
            </w:pPr>
            <w:r>
              <w:rPr>
                <w:rFonts w:ascii="PMingLiU"/>
                <w:sz w:val="12"/>
              </w:rPr>
              <w:t>2031</w:t>
            </w:r>
          </w:p>
        </w:tc>
        <w:tc>
          <w:tcPr>
            <w:tcW w:w="461" w:type="dxa"/>
            <w:tcBorders>
              <w:top w:val="single" w:sz="4" w:space="0" w:color="000000"/>
              <w:left w:val="single" w:sz="4" w:space="0" w:color="000000"/>
              <w:bottom w:val="single" w:sz="4" w:space="0" w:color="000000"/>
              <w:right w:val="single" w:sz="4" w:space="0" w:color="000000"/>
            </w:tcBorders>
          </w:tcPr>
          <w:p w14:paraId="09B665AF" w14:textId="77777777" w:rsidR="003735F8" w:rsidRDefault="004E0E58">
            <w:pPr>
              <w:pStyle w:val="TableParagraph"/>
              <w:spacing w:before="67"/>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3567B0EF" w14:textId="77777777" w:rsidR="003735F8" w:rsidRDefault="004E0E58">
            <w:pPr>
              <w:pStyle w:val="TableParagraph"/>
              <w:spacing w:before="67"/>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65FB89CD" w14:textId="77777777" w:rsidR="003735F8" w:rsidRDefault="004E0E58">
            <w:pPr>
              <w:pStyle w:val="TableParagraph"/>
              <w:spacing w:before="67"/>
              <w:ind w:right="14"/>
              <w:rPr>
                <w:rFonts w:ascii="PMingLiU"/>
                <w:sz w:val="12"/>
              </w:rPr>
            </w:pPr>
            <w:r>
              <w:rPr>
                <w:rFonts w:ascii="PMingLiU"/>
                <w:sz w:val="12"/>
              </w:rPr>
              <w:t>105</w:t>
            </w:r>
          </w:p>
        </w:tc>
        <w:tc>
          <w:tcPr>
            <w:tcW w:w="327" w:type="dxa"/>
            <w:tcBorders>
              <w:top w:val="single" w:sz="4" w:space="0" w:color="000000"/>
              <w:left w:val="single" w:sz="4" w:space="0" w:color="000000"/>
              <w:bottom w:val="single" w:sz="4" w:space="0" w:color="000000"/>
              <w:right w:val="single" w:sz="4" w:space="0" w:color="000000"/>
            </w:tcBorders>
          </w:tcPr>
          <w:p w14:paraId="7DE27A86" w14:textId="77777777" w:rsidR="003735F8" w:rsidRDefault="004E0E58">
            <w:pPr>
              <w:pStyle w:val="TableParagraph"/>
              <w:spacing w:before="67"/>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74836CF3" w14:textId="77777777" w:rsidR="003735F8" w:rsidRDefault="004E0E58">
            <w:pPr>
              <w:pStyle w:val="TableParagraph"/>
              <w:spacing w:before="67"/>
              <w:ind w:right="10"/>
              <w:rPr>
                <w:rFonts w:ascii="PMingLiU"/>
                <w:sz w:val="12"/>
              </w:rPr>
            </w:pPr>
            <w:r>
              <w:rPr>
                <w:rFonts w:ascii="PMingLiU"/>
                <w:sz w:val="12"/>
              </w:rPr>
              <w:t>110</w:t>
            </w:r>
          </w:p>
        </w:tc>
      </w:tr>
      <w:tr w:rsidR="003735F8" w14:paraId="21058FC7" w14:textId="77777777">
        <w:trPr>
          <w:trHeight w:val="297"/>
        </w:trPr>
        <w:tc>
          <w:tcPr>
            <w:tcW w:w="442" w:type="dxa"/>
            <w:tcBorders>
              <w:top w:val="single" w:sz="4" w:space="0" w:color="000000"/>
              <w:bottom w:val="single" w:sz="4" w:space="0" w:color="000000"/>
              <w:right w:val="single" w:sz="4" w:space="0" w:color="000000"/>
            </w:tcBorders>
          </w:tcPr>
          <w:p w14:paraId="64DAAF89" w14:textId="77777777" w:rsidR="003735F8" w:rsidRDefault="004E0E58">
            <w:pPr>
              <w:pStyle w:val="TableParagraph"/>
              <w:ind w:right="12"/>
              <w:rPr>
                <w:rFonts w:ascii="PMingLiU"/>
                <w:sz w:val="12"/>
              </w:rPr>
            </w:pPr>
            <w:r>
              <w:rPr>
                <w:rFonts w:ascii="PMingLiU"/>
                <w:sz w:val="12"/>
              </w:rPr>
              <w:t>2032</w:t>
            </w:r>
          </w:p>
        </w:tc>
        <w:tc>
          <w:tcPr>
            <w:tcW w:w="461" w:type="dxa"/>
            <w:tcBorders>
              <w:top w:val="single" w:sz="4" w:space="0" w:color="000000"/>
              <w:left w:val="single" w:sz="4" w:space="0" w:color="000000"/>
              <w:bottom w:val="single" w:sz="4" w:space="0" w:color="000000"/>
              <w:right w:val="single" w:sz="4" w:space="0" w:color="000000"/>
            </w:tcBorders>
          </w:tcPr>
          <w:p w14:paraId="348D0E63" w14:textId="77777777" w:rsidR="003735F8" w:rsidRDefault="004E0E58">
            <w:pPr>
              <w:pStyle w:val="TableParagraph"/>
              <w:ind w:right="12"/>
              <w:rPr>
                <w:rFonts w:ascii="PMingLiU"/>
                <w:sz w:val="12"/>
              </w:rPr>
            </w:pPr>
            <w:r>
              <w:rPr>
                <w:rFonts w:ascii="PMingLiU"/>
                <w:sz w:val="12"/>
              </w:rPr>
              <w:t>90</w:t>
            </w:r>
          </w:p>
        </w:tc>
        <w:tc>
          <w:tcPr>
            <w:tcW w:w="360" w:type="dxa"/>
            <w:tcBorders>
              <w:top w:val="single" w:sz="4" w:space="0" w:color="000000"/>
              <w:left w:val="single" w:sz="4" w:space="0" w:color="000000"/>
              <w:bottom w:val="single" w:sz="4" w:space="0" w:color="000000"/>
              <w:right w:val="single" w:sz="4" w:space="0" w:color="000000"/>
            </w:tcBorders>
          </w:tcPr>
          <w:p w14:paraId="226DA9DC" w14:textId="77777777" w:rsidR="003735F8" w:rsidRDefault="004E0E58">
            <w:pPr>
              <w:pStyle w:val="TableParagraph"/>
              <w:ind w:right="15"/>
              <w:rPr>
                <w:rFonts w:ascii="PMingLiU"/>
                <w:sz w:val="12"/>
              </w:rPr>
            </w:pPr>
            <w:r>
              <w:rPr>
                <w:rFonts w:ascii="PMingLiU"/>
                <w:sz w:val="12"/>
              </w:rPr>
              <w:t>83</w:t>
            </w:r>
          </w:p>
        </w:tc>
        <w:tc>
          <w:tcPr>
            <w:tcW w:w="360" w:type="dxa"/>
            <w:tcBorders>
              <w:top w:val="single" w:sz="4" w:space="0" w:color="000000"/>
              <w:left w:val="single" w:sz="4" w:space="0" w:color="000000"/>
              <w:bottom w:val="single" w:sz="4" w:space="0" w:color="000000"/>
              <w:right w:val="single" w:sz="4" w:space="0" w:color="000000"/>
            </w:tcBorders>
          </w:tcPr>
          <w:p w14:paraId="641A11BF" w14:textId="77777777" w:rsidR="003735F8" w:rsidRDefault="004E0E58">
            <w:pPr>
              <w:pStyle w:val="TableParagraph"/>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5727A866" w14:textId="77777777" w:rsidR="003735F8" w:rsidRDefault="004E0E58">
            <w:pPr>
              <w:pStyle w:val="TableParagraph"/>
              <w:ind w:right="12"/>
              <w:rPr>
                <w:rFonts w:ascii="PMingLiU"/>
                <w:sz w:val="12"/>
              </w:rPr>
            </w:pPr>
            <w:r>
              <w:rPr>
                <w:rFonts w:ascii="PMingLiU"/>
                <w:sz w:val="12"/>
              </w:rPr>
              <w:t>80</w:t>
            </w:r>
          </w:p>
        </w:tc>
        <w:tc>
          <w:tcPr>
            <w:tcW w:w="456" w:type="dxa"/>
            <w:tcBorders>
              <w:top w:val="single" w:sz="4" w:space="0" w:color="000000"/>
              <w:left w:val="single" w:sz="4" w:space="0" w:color="000000"/>
              <w:bottom w:val="single" w:sz="4" w:space="0" w:color="000000"/>
            </w:tcBorders>
          </w:tcPr>
          <w:p w14:paraId="27742CFE" w14:textId="77777777" w:rsidR="003735F8" w:rsidRDefault="004E0E58">
            <w:pPr>
              <w:pStyle w:val="TableParagraph"/>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2EEEE13E" w14:textId="77777777" w:rsidR="003735F8" w:rsidRDefault="004E0E58">
            <w:pPr>
              <w:pStyle w:val="TableParagraph"/>
              <w:ind w:right="10"/>
              <w:rPr>
                <w:rFonts w:ascii="PMingLiU"/>
                <w:sz w:val="12"/>
              </w:rPr>
            </w:pPr>
            <w:r>
              <w:rPr>
                <w:rFonts w:ascii="PMingLiU"/>
                <w:sz w:val="12"/>
              </w:rPr>
              <w:t>2032</w:t>
            </w:r>
          </w:p>
        </w:tc>
        <w:tc>
          <w:tcPr>
            <w:tcW w:w="461" w:type="dxa"/>
            <w:tcBorders>
              <w:top w:val="single" w:sz="4" w:space="0" w:color="000000"/>
              <w:left w:val="single" w:sz="4" w:space="0" w:color="000000"/>
              <w:bottom w:val="single" w:sz="4" w:space="0" w:color="000000"/>
              <w:right w:val="single" w:sz="4" w:space="0" w:color="000000"/>
            </w:tcBorders>
          </w:tcPr>
          <w:p w14:paraId="1D43E09E" w14:textId="77777777" w:rsidR="003735F8" w:rsidRDefault="004E0E58">
            <w:pPr>
              <w:pStyle w:val="TableParagraph"/>
              <w:ind w:right="12"/>
              <w:rPr>
                <w:rFonts w:ascii="PMingLiU"/>
                <w:sz w:val="12"/>
              </w:rPr>
            </w:pPr>
            <w:r>
              <w:rPr>
                <w:rFonts w:ascii="PMingLiU"/>
                <w:sz w:val="12"/>
              </w:rPr>
              <w:t>94</w:t>
            </w:r>
          </w:p>
        </w:tc>
        <w:tc>
          <w:tcPr>
            <w:tcW w:w="360" w:type="dxa"/>
            <w:tcBorders>
              <w:top w:val="single" w:sz="4" w:space="0" w:color="000000"/>
              <w:left w:val="single" w:sz="4" w:space="0" w:color="000000"/>
              <w:bottom w:val="single" w:sz="4" w:space="0" w:color="000000"/>
              <w:right w:val="single" w:sz="4" w:space="0" w:color="000000"/>
            </w:tcBorders>
          </w:tcPr>
          <w:p w14:paraId="500CBFC0" w14:textId="77777777" w:rsidR="003735F8" w:rsidRDefault="004E0E58">
            <w:pPr>
              <w:pStyle w:val="TableParagraph"/>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142504FD" w14:textId="77777777" w:rsidR="003735F8" w:rsidRDefault="004E0E58">
            <w:pPr>
              <w:pStyle w:val="TableParagraph"/>
              <w:ind w:right="11"/>
              <w:rPr>
                <w:rFonts w:ascii="PMingLiU"/>
                <w:sz w:val="12"/>
              </w:rPr>
            </w:pPr>
            <w:r>
              <w:rPr>
                <w:rFonts w:ascii="PMingLiU"/>
                <w:sz w:val="12"/>
              </w:rPr>
              <w:t>98</w:t>
            </w:r>
          </w:p>
        </w:tc>
        <w:tc>
          <w:tcPr>
            <w:tcW w:w="326" w:type="dxa"/>
            <w:tcBorders>
              <w:top w:val="single" w:sz="4" w:space="0" w:color="000000"/>
              <w:left w:val="single" w:sz="4" w:space="0" w:color="000000"/>
              <w:bottom w:val="single" w:sz="4" w:space="0" w:color="000000"/>
              <w:right w:val="single" w:sz="4" w:space="0" w:color="000000"/>
            </w:tcBorders>
          </w:tcPr>
          <w:p w14:paraId="6B3D2863" w14:textId="77777777" w:rsidR="003735F8" w:rsidRDefault="004E0E58">
            <w:pPr>
              <w:pStyle w:val="TableParagraph"/>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24434CF0" w14:textId="77777777" w:rsidR="003735F8" w:rsidRDefault="004E0E58">
            <w:pPr>
              <w:pStyle w:val="TableParagraph"/>
              <w:ind w:right="7"/>
              <w:rPr>
                <w:rFonts w:ascii="PMingLiU"/>
                <w:sz w:val="12"/>
              </w:rPr>
            </w:pPr>
            <w:r>
              <w:rPr>
                <w:rFonts w:ascii="PMingLiU"/>
                <w:sz w:val="12"/>
              </w:rPr>
              <w:t>100</w:t>
            </w:r>
          </w:p>
        </w:tc>
        <w:tc>
          <w:tcPr>
            <w:tcW w:w="538" w:type="dxa"/>
            <w:tcBorders>
              <w:top w:val="single" w:sz="4" w:space="0" w:color="000000"/>
              <w:bottom w:val="single" w:sz="4" w:space="0" w:color="000000"/>
              <w:right w:val="single" w:sz="4" w:space="0" w:color="000000"/>
            </w:tcBorders>
          </w:tcPr>
          <w:p w14:paraId="44EB471D" w14:textId="77777777" w:rsidR="003735F8" w:rsidRDefault="004E0E58">
            <w:pPr>
              <w:pStyle w:val="TableParagraph"/>
              <w:ind w:right="14"/>
              <w:rPr>
                <w:rFonts w:ascii="PMingLiU"/>
                <w:sz w:val="12"/>
              </w:rPr>
            </w:pPr>
            <w:r>
              <w:rPr>
                <w:rFonts w:ascii="PMingLiU"/>
                <w:sz w:val="12"/>
              </w:rPr>
              <w:t>2032</w:t>
            </w:r>
          </w:p>
        </w:tc>
        <w:tc>
          <w:tcPr>
            <w:tcW w:w="461" w:type="dxa"/>
            <w:tcBorders>
              <w:top w:val="single" w:sz="4" w:space="0" w:color="000000"/>
              <w:left w:val="single" w:sz="4" w:space="0" w:color="000000"/>
              <w:bottom w:val="single" w:sz="4" w:space="0" w:color="000000"/>
              <w:right w:val="single" w:sz="4" w:space="0" w:color="000000"/>
            </w:tcBorders>
          </w:tcPr>
          <w:p w14:paraId="1113F8A8" w14:textId="77777777" w:rsidR="003735F8" w:rsidRDefault="004E0E58">
            <w:pPr>
              <w:pStyle w:val="TableParagraph"/>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463705B2" w14:textId="77777777" w:rsidR="003735F8" w:rsidRDefault="004E0E58">
            <w:pPr>
              <w:pStyle w:val="TableParagraph"/>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47E24E23" w14:textId="77777777" w:rsidR="003735F8" w:rsidRDefault="004E0E58">
            <w:pPr>
              <w:pStyle w:val="TableParagraph"/>
              <w:ind w:right="14"/>
              <w:rPr>
                <w:rFonts w:ascii="PMingLiU"/>
                <w:sz w:val="12"/>
              </w:rPr>
            </w:pPr>
            <w:r>
              <w:rPr>
                <w:rFonts w:ascii="PMingLiU"/>
                <w:sz w:val="12"/>
              </w:rPr>
              <w:t>105</w:t>
            </w:r>
          </w:p>
        </w:tc>
        <w:tc>
          <w:tcPr>
            <w:tcW w:w="327" w:type="dxa"/>
            <w:tcBorders>
              <w:top w:val="single" w:sz="4" w:space="0" w:color="000000"/>
              <w:left w:val="single" w:sz="4" w:space="0" w:color="000000"/>
              <w:bottom w:val="single" w:sz="4" w:space="0" w:color="000000"/>
              <w:right w:val="single" w:sz="4" w:space="0" w:color="000000"/>
            </w:tcBorders>
          </w:tcPr>
          <w:p w14:paraId="4FDC71B3" w14:textId="77777777" w:rsidR="003735F8" w:rsidRDefault="004E0E58">
            <w:pPr>
              <w:pStyle w:val="TableParagraph"/>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5702C9D3" w14:textId="77777777" w:rsidR="003735F8" w:rsidRDefault="004E0E58">
            <w:pPr>
              <w:pStyle w:val="TableParagraph"/>
              <w:ind w:right="10"/>
              <w:rPr>
                <w:rFonts w:ascii="PMingLiU"/>
                <w:sz w:val="12"/>
              </w:rPr>
            </w:pPr>
            <w:r>
              <w:rPr>
                <w:rFonts w:ascii="PMingLiU"/>
                <w:sz w:val="12"/>
              </w:rPr>
              <w:t>111</w:t>
            </w:r>
          </w:p>
        </w:tc>
      </w:tr>
      <w:tr w:rsidR="003735F8" w14:paraId="56C05967" w14:textId="77777777">
        <w:trPr>
          <w:trHeight w:val="321"/>
        </w:trPr>
        <w:tc>
          <w:tcPr>
            <w:tcW w:w="442" w:type="dxa"/>
            <w:tcBorders>
              <w:top w:val="single" w:sz="4" w:space="0" w:color="000000"/>
              <w:right w:val="single" w:sz="4" w:space="0" w:color="000000"/>
            </w:tcBorders>
          </w:tcPr>
          <w:p w14:paraId="6D697CE3" w14:textId="77777777" w:rsidR="003735F8" w:rsidRDefault="004E0E58">
            <w:pPr>
              <w:pStyle w:val="TableParagraph"/>
              <w:spacing w:before="76"/>
              <w:ind w:right="12"/>
              <w:rPr>
                <w:rFonts w:ascii="PMingLiU"/>
                <w:sz w:val="12"/>
              </w:rPr>
            </w:pPr>
            <w:r>
              <w:rPr>
                <w:rFonts w:ascii="PMingLiU"/>
                <w:sz w:val="12"/>
              </w:rPr>
              <w:t>2033</w:t>
            </w:r>
          </w:p>
        </w:tc>
        <w:tc>
          <w:tcPr>
            <w:tcW w:w="461" w:type="dxa"/>
            <w:tcBorders>
              <w:top w:val="single" w:sz="4" w:space="0" w:color="000000"/>
              <w:left w:val="single" w:sz="4" w:space="0" w:color="000000"/>
              <w:right w:val="single" w:sz="4" w:space="0" w:color="000000"/>
            </w:tcBorders>
          </w:tcPr>
          <w:p w14:paraId="02E90821" w14:textId="77777777" w:rsidR="003735F8" w:rsidRDefault="004E0E58">
            <w:pPr>
              <w:pStyle w:val="TableParagraph"/>
              <w:spacing w:before="76"/>
              <w:ind w:right="12"/>
              <w:rPr>
                <w:rFonts w:ascii="PMingLiU"/>
                <w:sz w:val="12"/>
              </w:rPr>
            </w:pPr>
            <w:r>
              <w:rPr>
                <w:rFonts w:ascii="PMingLiU"/>
                <w:sz w:val="12"/>
              </w:rPr>
              <w:t>90</w:t>
            </w:r>
          </w:p>
        </w:tc>
        <w:tc>
          <w:tcPr>
            <w:tcW w:w="360" w:type="dxa"/>
            <w:tcBorders>
              <w:top w:val="single" w:sz="4" w:space="0" w:color="000000"/>
              <w:left w:val="single" w:sz="4" w:space="0" w:color="000000"/>
              <w:right w:val="single" w:sz="4" w:space="0" w:color="000000"/>
            </w:tcBorders>
          </w:tcPr>
          <w:p w14:paraId="40E9909C" w14:textId="77777777" w:rsidR="003735F8" w:rsidRDefault="004E0E58">
            <w:pPr>
              <w:pStyle w:val="TableParagraph"/>
              <w:spacing w:before="76"/>
              <w:ind w:right="15"/>
              <w:rPr>
                <w:rFonts w:ascii="PMingLiU"/>
                <w:sz w:val="12"/>
              </w:rPr>
            </w:pPr>
            <w:r>
              <w:rPr>
                <w:rFonts w:ascii="PMingLiU"/>
                <w:sz w:val="12"/>
              </w:rPr>
              <w:t>83</w:t>
            </w:r>
          </w:p>
        </w:tc>
        <w:tc>
          <w:tcPr>
            <w:tcW w:w="360" w:type="dxa"/>
            <w:tcBorders>
              <w:top w:val="single" w:sz="4" w:space="0" w:color="000000"/>
              <w:left w:val="single" w:sz="4" w:space="0" w:color="000000"/>
              <w:right w:val="single" w:sz="4" w:space="0" w:color="000000"/>
            </w:tcBorders>
          </w:tcPr>
          <w:p w14:paraId="5B5D9A79" w14:textId="77777777" w:rsidR="003735F8" w:rsidRDefault="004E0E58">
            <w:pPr>
              <w:pStyle w:val="TableParagraph"/>
              <w:spacing w:before="76"/>
              <w:ind w:right="15"/>
              <w:rPr>
                <w:rFonts w:ascii="PMingLiU"/>
                <w:sz w:val="12"/>
              </w:rPr>
            </w:pPr>
            <w:r>
              <w:rPr>
                <w:rFonts w:ascii="PMingLiU"/>
                <w:sz w:val="12"/>
              </w:rPr>
              <w:t>98</w:t>
            </w:r>
          </w:p>
        </w:tc>
        <w:tc>
          <w:tcPr>
            <w:tcW w:w="322" w:type="dxa"/>
            <w:tcBorders>
              <w:top w:val="single" w:sz="4" w:space="0" w:color="000000"/>
              <w:left w:val="single" w:sz="4" w:space="0" w:color="000000"/>
              <w:right w:val="single" w:sz="4" w:space="0" w:color="000000"/>
            </w:tcBorders>
          </w:tcPr>
          <w:p w14:paraId="30FBF0B8" w14:textId="77777777" w:rsidR="003735F8" w:rsidRDefault="004E0E58">
            <w:pPr>
              <w:pStyle w:val="TableParagraph"/>
              <w:spacing w:before="76"/>
              <w:ind w:right="12"/>
              <w:rPr>
                <w:rFonts w:ascii="PMingLiU"/>
                <w:sz w:val="12"/>
              </w:rPr>
            </w:pPr>
            <w:r>
              <w:rPr>
                <w:rFonts w:ascii="PMingLiU"/>
                <w:sz w:val="12"/>
              </w:rPr>
              <w:t>80</w:t>
            </w:r>
          </w:p>
        </w:tc>
        <w:tc>
          <w:tcPr>
            <w:tcW w:w="456" w:type="dxa"/>
            <w:tcBorders>
              <w:top w:val="single" w:sz="4" w:space="0" w:color="000000"/>
              <w:left w:val="single" w:sz="4" w:space="0" w:color="000000"/>
            </w:tcBorders>
          </w:tcPr>
          <w:p w14:paraId="4C4E97BD" w14:textId="77777777" w:rsidR="003735F8" w:rsidRDefault="004E0E58">
            <w:pPr>
              <w:pStyle w:val="TableParagraph"/>
              <w:spacing w:before="76"/>
              <w:ind w:right="7"/>
              <w:rPr>
                <w:rFonts w:ascii="PMingLiU"/>
                <w:sz w:val="12"/>
              </w:rPr>
            </w:pPr>
            <w:r>
              <w:rPr>
                <w:rFonts w:ascii="PMingLiU"/>
                <w:sz w:val="12"/>
              </w:rPr>
              <w:t>101</w:t>
            </w:r>
          </w:p>
        </w:tc>
        <w:tc>
          <w:tcPr>
            <w:tcW w:w="499" w:type="dxa"/>
            <w:tcBorders>
              <w:top w:val="single" w:sz="4" w:space="0" w:color="000000"/>
              <w:right w:val="single" w:sz="4" w:space="0" w:color="000000"/>
            </w:tcBorders>
          </w:tcPr>
          <w:p w14:paraId="7E1FFFC7" w14:textId="77777777" w:rsidR="003735F8" w:rsidRDefault="004E0E58">
            <w:pPr>
              <w:pStyle w:val="TableParagraph"/>
              <w:spacing w:before="76"/>
              <w:ind w:right="10"/>
              <w:rPr>
                <w:rFonts w:ascii="PMingLiU"/>
                <w:sz w:val="12"/>
              </w:rPr>
            </w:pPr>
            <w:r>
              <w:rPr>
                <w:rFonts w:ascii="PMingLiU"/>
                <w:sz w:val="12"/>
              </w:rPr>
              <w:t>2033</w:t>
            </w:r>
          </w:p>
        </w:tc>
        <w:tc>
          <w:tcPr>
            <w:tcW w:w="461" w:type="dxa"/>
            <w:tcBorders>
              <w:top w:val="single" w:sz="4" w:space="0" w:color="000000"/>
              <w:left w:val="single" w:sz="4" w:space="0" w:color="000000"/>
              <w:right w:val="single" w:sz="4" w:space="0" w:color="000000"/>
            </w:tcBorders>
          </w:tcPr>
          <w:p w14:paraId="2CA4787E" w14:textId="77777777" w:rsidR="003735F8" w:rsidRDefault="004E0E58">
            <w:pPr>
              <w:pStyle w:val="TableParagraph"/>
              <w:spacing w:before="76"/>
              <w:ind w:right="12"/>
              <w:rPr>
                <w:rFonts w:ascii="PMingLiU"/>
                <w:sz w:val="12"/>
              </w:rPr>
            </w:pPr>
            <w:r>
              <w:rPr>
                <w:rFonts w:ascii="PMingLiU"/>
                <w:sz w:val="12"/>
              </w:rPr>
              <w:t>94</w:t>
            </w:r>
          </w:p>
        </w:tc>
        <w:tc>
          <w:tcPr>
            <w:tcW w:w="360" w:type="dxa"/>
            <w:tcBorders>
              <w:top w:val="single" w:sz="4" w:space="0" w:color="000000"/>
              <w:left w:val="single" w:sz="4" w:space="0" w:color="000000"/>
              <w:right w:val="single" w:sz="4" w:space="0" w:color="000000"/>
            </w:tcBorders>
          </w:tcPr>
          <w:p w14:paraId="3CAF55B6" w14:textId="77777777" w:rsidR="003735F8" w:rsidRDefault="004E0E58">
            <w:pPr>
              <w:pStyle w:val="TableParagraph"/>
              <w:spacing w:before="76"/>
              <w:ind w:right="11"/>
              <w:rPr>
                <w:rFonts w:ascii="PMingLiU"/>
                <w:sz w:val="12"/>
              </w:rPr>
            </w:pPr>
            <w:r>
              <w:rPr>
                <w:rFonts w:ascii="PMingLiU"/>
                <w:sz w:val="12"/>
              </w:rPr>
              <w:t>91</w:t>
            </w:r>
          </w:p>
        </w:tc>
        <w:tc>
          <w:tcPr>
            <w:tcW w:w="360" w:type="dxa"/>
            <w:tcBorders>
              <w:top w:val="single" w:sz="4" w:space="0" w:color="000000"/>
              <w:left w:val="single" w:sz="4" w:space="0" w:color="000000"/>
              <w:right w:val="single" w:sz="4" w:space="0" w:color="000000"/>
            </w:tcBorders>
          </w:tcPr>
          <w:p w14:paraId="2D77FC16" w14:textId="77777777" w:rsidR="003735F8" w:rsidRDefault="004E0E58">
            <w:pPr>
              <w:pStyle w:val="TableParagraph"/>
              <w:spacing w:before="76"/>
              <w:ind w:right="11"/>
              <w:rPr>
                <w:rFonts w:ascii="PMingLiU"/>
                <w:sz w:val="12"/>
              </w:rPr>
            </w:pPr>
            <w:r>
              <w:rPr>
                <w:rFonts w:ascii="PMingLiU"/>
                <w:sz w:val="12"/>
              </w:rPr>
              <w:t>98</w:t>
            </w:r>
          </w:p>
        </w:tc>
        <w:tc>
          <w:tcPr>
            <w:tcW w:w="326" w:type="dxa"/>
            <w:tcBorders>
              <w:top w:val="single" w:sz="4" w:space="0" w:color="000000"/>
              <w:left w:val="single" w:sz="4" w:space="0" w:color="000000"/>
              <w:right w:val="single" w:sz="4" w:space="0" w:color="000000"/>
            </w:tcBorders>
          </w:tcPr>
          <w:p w14:paraId="6F0EB114" w14:textId="77777777" w:rsidR="003735F8" w:rsidRDefault="004E0E58">
            <w:pPr>
              <w:pStyle w:val="TableParagraph"/>
              <w:spacing w:before="76"/>
              <w:ind w:right="12"/>
              <w:rPr>
                <w:rFonts w:ascii="PMingLiU"/>
                <w:sz w:val="12"/>
              </w:rPr>
            </w:pPr>
            <w:r>
              <w:rPr>
                <w:rFonts w:ascii="PMingLiU"/>
                <w:sz w:val="12"/>
              </w:rPr>
              <w:t>89</w:t>
            </w:r>
          </w:p>
        </w:tc>
        <w:tc>
          <w:tcPr>
            <w:tcW w:w="456" w:type="dxa"/>
            <w:tcBorders>
              <w:top w:val="single" w:sz="4" w:space="0" w:color="000000"/>
              <w:left w:val="single" w:sz="4" w:space="0" w:color="000000"/>
            </w:tcBorders>
          </w:tcPr>
          <w:p w14:paraId="21AC4B59" w14:textId="77777777" w:rsidR="003735F8" w:rsidRDefault="004E0E58">
            <w:pPr>
              <w:pStyle w:val="TableParagraph"/>
              <w:spacing w:before="76"/>
              <w:ind w:right="7"/>
              <w:rPr>
                <w:rFonts w:ascii="PMingLiU"/>
                <w:sz w:val="12"/>
              </w:rPr>
            </w:pPr>
            <w:r>
              <w:rPr>
                <w:rFonts w:ascii="PMingLiU"/>
                <w:sz w:val="12"/>
              </w:rPr>
              <w:t>100</w:t>
            </w:r>
          </w:p>
        </w:tc>
        <w:tc>
          <w:tcPr>
            <w:tcW w:w="538" w:type="dxa"/>
            <w:tcBorders>
              <w:top w:val="single" w:sz="4" w:space="0" w:color="000000"/>
              <w:right w:val="single" w:sz="4" w:space="0" w:color="000000"/>
            </w:tcBorders>
          </w:tcPr>
          <w:p w14:paraId="69D34B34" w14:textId="77777777" w:rsidR="003735F8" w:rsidRDefault="004E0E58">
            <w:pPr>
              <w:pStyle w:val="TableParagraph"/>
              <w:spacing w:before="76"/>
              <w:ind w:right="14"/>
              <w:rPr>
                <w:rFonts w:ascii="PMingLiU"/>
                <w:sz w:val="12"/>
              </w:rPr>
            </w:pPr>
            <w:r>
              <w:rPr>
                <w:rFonts w:ascii="PMingLiU"/>
                <w:sz w:val="12"/>
              </w:rPr>
              <w:t>2033</w:t>
            </w:r>
          </w:p>
        </w:tc>
        <w:tc>
          <w:tcPr>
            <w:tcW w:w="461" w:type="dxa"/>
            <w:tcBorders>
              <w:top w:val="single" w:sz="4" w:space="0" w:color="000000"/>
              <w:left w:val="single" w:sz="4" w:space="0" w:color="000000"/>
              <w:right w:val="single" w:sz="4" w:space="0" w:color="000000"/>
            </w:tcBorders>
          </w:tcPr>
          <w:p w14:paraId="69F8FABB" w14:textId="77777777" w:rsidR="003735F8" w:rsidRDefault="004E0E58">
            <w:pPr>
              <w:pStyle w:val="TableParagraph"/>
              <w:spacing w:before="76"/>
              <w:ind w:right="12"/>
              <w:rPr>
                <w:rFonts w:ascii="PMingLiU"/>
                <w:sz w:val="12"/>
              </w:rPr>
            </w:pPr>
            <w:r>
              <w:rPr>
                <w:rFonts w:ascii="PMingLiU"/>
                <w:sz w:val="12"/>
              </w:rPr>
              <w:t>94</w:t>
            </w:r>
          </w:p>
        </w:tc>
        <w:tc>
          <w:tcPr>
            <w:tcW w:w="327" w:type="dxa"/>
            <w:tcBorders>
              <w:top w:val="single" w:sz="4" w:space="0" w:color="000000"/>
              <w:left w:val="single" w:sz="4" w:space="0" w:color="000000"/>
              <w:right w:val="single" w:sz="4" w:space="0" w:color="000000"/>
            </w:tcBorders>
          </w:tcPr>
          <w:p w14:paraId="0FB7C6E8" w14:textId="77777777" w:rsidR="003735F8" w:rsidRDefault="004E0E58">
            <w:pPr>
              <w:pStyle w:val="TableParagraph"/>
              <w:spacing w:before="76"/>
              <w:ind w:right="13"/>
              <w:rPr>
                <w:rFonts w:ascii="PMingLiU"/>
                <w:sz w:val="12"/>
              </w:rPr>
            </w:pPr>
            <w:r>
              <w:rPr>
                <w:rFonts w:ascii="PMingLiU"/>
                <w:sz w:val="12"/>
              </w:rPr>
              <w:t>83</w:t>
            </w:r>
          </w:p>
        </w:tc>
        <w:tc>
          <w:tcPr>
            <w:tcW w:w="452" w:type="dxa"/>
            <w:tcBorders>
              <w:top w:val="single" w:sz="4" w:space="0" w:color="000000"/>
              <w:left w:val="single" w:sz="4" w:space="0" w:color="000000"/>
              <w:right w:val="single" w:sz="4" w:space="0" w:color="000000"/>
            </w:tcBorders>
          </w:tcPr>
          <w:p w14:paraId="18566622" w14:textId="77777777" w:rsidR="003735F8" w:rsidRDefault="004E0E58">
            <w:pPr>
              <w:pStyle w:val="TableParagraph"/>
              <w:spacing w:before="76"/>
              <w:ind w:right="14"/>
              <w:rPr>
                <w:rFonts w:ascii="PMingLiU"/>
                <w:sz w:val="12"/>
              </w:rPr>
            </w:pPr>
            <w:r>
              <w:rPr>
                <w:rFonts w:ascii="PMingLiU"/>
                <w:sz w:val="12"/>
              </w:rPr>
              <w:t>105</w:t>
            </w:r>
          </w:p>
        </w:tc>
        <w:tc>
          <w:tcPr>
            <w:tcW w:w="327" w:type="dxa"/>
            <w:tcBorders>
              <w:top w:val="single" w:sz="4" w:space="0" w:color="000000"/>
              <w:left w:val="single" w:sz="4" w:space="0" w:color="000000"/>
              <w:right w:val="single" w:sz="4" w:space="0" w:color="000000"/>
            </w:tcBorders>
          </w:tcPr>
          <w:p w14:paraId="4598F480" w14:textId="77777777" w:rsidR="003735F8" w:rsidRDefault="004E0E58">
            <w:pPr>
              <w:pStyle w:val="TableParagraph"/>
              <w:spacing w:before="76"/>
              <w:ind w:right="15"/>
              <w:rPr>
                <w:rFonts w:ascii="PMingLiU"/>
                <w:sz w:val="12"/>
              </w:rPr>
            </w:pPr>
            <w:r>
              <w:rPr>
                <w:rFonts w:ascii="PMingLiU"/>
                <w:sz w:val="12"/>
              </w:rPr>
              <w:t>77</w:t>
            </w:r>
          </w:p>
        </w:tc>
        <w:tc>
          <w:tcPr>
            <w:tcW w:w="457" w:type="dxa"/>
            <w:tcBorders>
              <w:top w:val="single" w:sz="4" w:space="0" w:color="000000"/>
              <w:left w:val="single" w:sz="4" w:space="0" w:color="000000"/>
            </w:tcBorders>
          </w:tcPr>
          <w:p w14:paraId="17E8BDA6" w14:textId="77777777" w:rsidR="003735F8" w:rsidRDefault="004E0E58">
            <w:pPr>
              <w:pStyle w:val="TableParagraph"/>
              <w:spacing w:before="76"/>
              <w:ind w:right="10"/>
              <w:rPr>
                <w:rFonts w:ascii="PMingLiU"/>
                <w:sz w:val="12"/>
              </w:rPr>
            </w:pPr>
            <w:r>
              <w:rPr>
                <w:rFonts w:ascii="PMingLiU"/>
                <w:sz w:val="12"/>
              </w:rPr>
              <w:t>111</w:t>
            </w:r>
          </w:p>
        </w:tc>
      </w:tr>
    </w:tbl>
    <w:p w14:paraId="2C32A4ED" w14:textId="77777777" w:rsidR="003735F8" w:rsidRDefault="003735F8">
      <w:pPr>
        <w:pStyle w:val="BodyText"/>
        <w:rPr>
          <w:sz w:val="20"/>
        </w:rPr>
      </w:pPr>
    </w:p>
    <w:p w14:paraId="2DEDF024" w14:textId="77777777" w:rsidR="003735F8" w:rsidRDefault="003735F8">
      <w:pPr>
        <w:pStyle w:val="BodyText"/>
        <w:spacing w:before="6"/>
        <w:rPr>
          <w:sz w:val="25"/>
        </w:rPr>
      </w:pPr>
    </w:p>
    <w:p w14:paraId="1C2258F7" w14:textId="77777777" w:rsidR="003735F8" w:rsidRDefault="004E0E58">
      <w:pPr>
        <w:ind w:left="100"/>
        <w:rPr>
          <w:sz w:val="18"/>
        </w:rPr>
      </w:pPr>
      <w:r>
        <w:rPr>
          <w:sz w:val="18"/>
        </w:rPr>
        <w:t>Table</w:t>
      </w:r>
      <w:r>
        <w:rPr>
          <w:spacing w:val="-3"/>
          <w:sz w:val="18"/>
        </w:rPr>
        <w:t xml:space="preserve"> </w:t>
      </w:r>
      <w:r>
        <w:rPr>
          <w:sz w:val="18"/>
        </w:rPr>
        <w:t>5:</w:t>
      </w:r>
      <w:r>
        <w:rPr>
          <w:spacing w:val="-3"/>
          <w:sz w:val="18"/>
        </w:rPr>
        <w:t xml:space="preserve"> </w:t>
      </w:r>
      <w:r>
        <w:rPr>
          <w:sz w:val="18"/>
        </w:rPr>
        <w:t>Compare</w:t>
      </w:r>
      <w:r>
        <w:rPr>
          <w:spacing w:val="-2"/>
          <w:sz w:val="18"/>
        </w:rPr>
        <w:t xml:space="preserve"> </w:t>
      </w:r>
      <w:r>
        <w:rPr>
          <w:sz w:val="18"/>
        </w:rPr>
        <w:t>Models</w:t>
      </w:r>
      <w:r>
        <w:rPr>
          <w:spacing w:val="-3"/>
          <w:sz w:val="18"/>
        </w:rPr>
        <w:t xml:space="preserve"> </w:t>
      </w:r>
      <w:r>
        <w:rPr>
          <w:sz w:val="18"/>
        </w:rPr>
        <w:t>for</w:t>
      </w:r>
      <w:r>
        <w:rPr>
          <w:spacing w:val="-2"/>
          <w:sz w:val="18"/>
        </w:rPr>
        <w:t xml:space="preserve"> </w:t>
      </w:r>
      <w:r>
        <w:rPr>
          <w:sz w:val="18"/>
        </w:rPr>
        <w:t>Testing</w:t>
      </w:r>
      <w:r>
        <w:rPr>
          <w:spacing w:val="-4"/>
          <w:sz w:val="18"/>
        </w:rPr>
        <w:t xml:space="preserve"> </w:t>
      </w:r>
      <w:r>
        <w:rPr>
          <w:sz w:val="18"/>
        </w:rPr>
        <w:t>data</w:t>
      </w:r>
      <w:r>
        <w:rPr>
          <w:spacing w:val="-4"/>
          <w:sz w:val="18"/>
        </w:rPr>
        <w:t xml:space="preserve"> </w:t>
      </w:r>
      <w:r>
        <w:rPr>
          <w:sz w:val="18"/>
        </w:rPr>
        <w:t>with</w:t>
      </w:r>
      <w:r>
        <w:rPr>
          <w:spacing w:val="-3"/>
          <w:sz w:val="18"/>
        </w:rPr>
        <w:t xml:space="preserve"> </w:t>
      </w:r>
      <w:r>
        <w:rPr>
          <w:sz w:val="18"/>
        </w:rPr>
        <w:t>real</w:t>
      </w:r>
      <w:r>
        <w:rPr>
          <w:spacing w:val="-3"/>
          <w:sz w:val="18"/>
        </w:rPr>
        <w:t xml:space="preserve"> </w:t>
      </w:r>
      <w:r>
        <w:rPr>
          <w:sz w:val="18"/>
        </w:rPr>
        <w:t>weather</w:t>
      </w:r>
      <w:r>
        <w:rPr>
          <w:spacing w:val="-2"/>
          <w:sz w:val="18"/>
        </w:rPr>
        <w:t xml:space="preserve"> </w:t>
      </w:r>
      <w:r>
        <w:rPr>
          <w:sz w:val="18"/>
        </w:rPr>
        <w:t>data</w:t>
      </w:r>
      <w:r>
        <w:rPr>
          <w:spacing w:val="-4"/>
          <w:sz w:val="18"/>
        </w:rPr>
        <w:t xml:space="preserve"> </w:t>
      </w:r>
      <w:r>
        <w:rPr>
          <w:sz w:val="18"/>
        </w:rPr>
        <w:t>(left:</w:t>
      </w:r>
      <w:r>
        <w:rPr>
          <w:spacing w:val="-2"/>
          <w:sz w:val="18"/>
        </w:rPr>
        <w:t xml:space="preserve"> </w:t>
      </w:r>
      <w:r>
        <w:rPr>
          <w:sz w:val="18"/>
        </w:rPr>
        <w:t>Washington</w:t>
      </w:r>
      <w:r>
        <w:rPr>
          <w:spacing w:val="-4"/>
          <w:sz w:val="18"/>
        </w:rPr>
        <w:t xml:space="preserve"> </w:t>
      </w:r>
      <w:r>
        <w:rPr>
          <w:sz w:val="18"/>
        </w:rPr>
        <w:t>DC,</w:t>
      </w:r>
      <w:r>
        <w:rPr>
          <w:spacing w:val="-3"/>
          <w:sz w:val="18"/>
        </w:rPr>
        <w:t xml:space="preserve"> </w:t>
      </w:r>
      <w:r>
        <w:rPr>
          <w:sz w:val="18"/>
        </w:rPr>
        <w:t>middle:</w:t>
      </w:r>
      <w:r>
        <w:rPr>
          <w:spacing w:val="-2"/>
          <w:sz w:val="18"/>
        </w:rPr>
        <w:t xml:space="preserve"> </w:t>
      </w:r>
      <w:r>
        <w:rPr>
          <w:sz w:val="18"/>
        </w:rPr>
        <w:t>Kyoto,</w:t>
      </w:r>
      <w:r>
        <w:rPr>
          <w:spacing w:val="-3"/>
          <w:sz w:val="18"/>
        </w:rPr>
        <w:t xml:space="preserve"> </w:t>
      </w:r>
      <w:r>
        <w:rPr>
          <w:sz w:val="18"/>
        </w:rPr>
        <w:t>right:</w:t>
      </w:r>
      <w:r>
        <w:rPr>
          <w:spacing w:val="-2"/>
          <w:sz w:val="18"/>
        </w:rPr>
        <w:t xml:space="preserve"> </w:t>
      </w:r>
      <w:r>
        <w:rPr>
          <w:sz w:val="18"/>
        </w:rPr>
        <w:t>Listal).</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46"/>
        <w:gridCol w:w="331"/>
        <w:gridCol w:w="393"/>
        <w:gridCol w:w="302"/>
        <w:gridCol w:w="331"/>
        <w:gridCol w:w="384"/>
        <w:gridCol w:w="1642"/>
        <w:gridCol w:w="365"/>
        <w:gridCol w:w="379"/>
        <w:gridCol w:w="302"/>
        <w:gridCol w:w="331"/>
        <w:gridCol w:w="417"/>
        <w:gridCol w:w="1641"/>
        <w:gridCol w:w="345"/>
        <w:gridCol w:w="383"/>
        <w:gridCol w:w="297"/>
        <w:gridCol w:w="369"/>
        <w:gridCol w:w="398"/>
      </w:tblGrid>
      <w:tr w:rsidR="003735F8" w14:paraId="4C4D8B16" w14:textId="77777777">
        <w:trPr>
          <w:trHeight w:val="436"/>
        </w:trPr>
        <w:tc>
          <w:tcPr>
            <w:tcW w:w="1646" w:type="dxa"/>
            <w:tcBorders>
              <w:bottom w:val="single" w:sz="4" w:space="0" w:color="000000"/>
              <w:right w:val="single" w:sz="4" w:space="0" w:color="000000"/>
            </w:tcBorders>
          </w:tcPr>
          <w:p w14:paraId="6CBBC4EF" w14:textId="77777777" w:rsidR="003735F8" w:rsidRDefault="003735F8">
            <w:pPr>
              <w:pStyle w:val="TableParagraph"/>
              <w:spacing w:before="1"/>
              <w:jc w:val="left"/>
              <w:rPr>
                <w:rFonts w:ascii="Times New Roman"/>
                <w:sz w:val="13"/>
              </w:rPr>
            </w:pPr>
          </w:p>
          <w:p w14:paraId="7A7EF06B" w14:textId="77777777" w:rsidR="003735F8" w:rsidRDefault="004E0E58">
            <w:pPr>
              <w:pStyle w:val="TableParagraph"/>
              <w:spacing w:before="0"/>
              <w:ind w:left="28"/>
              <w:jc w:val="left"/>
              <w:rPr>
                <w:b/>
                <w:sz w:val="11"/>
              </w:rPr>
            </w:pPr>
            <w:r>
              <w:rPr>
                <w:b/>
                <w:sz w:val="11"/>
              </w:rPr>
              <w:t>DC</w:t>
            </w:r>
            <w:r>
              <w:rPr>
                <w:b/>
                <w:spacing w:val="-3"/>
                <w:sz w:val="11"/>
              </w:rPr>
              <w:t xml:space="preserve"> </w:t>
            </w:r>
            <w:r>
              <w:rPr>
                <w:b/>
                <w:sz w:val="11"/>
              </w:rPr>
              <w:t>models</w:t>
            </w:r>
          </w:p>
        </w:tc>
        <w:tc>
          <w:tcPr>
            <w:tcW w:w="331" w:type="dxa"/>
            <w:tcBorders>
              <w:left w:val="single" w:sz="4" w:space="0" w:color="000000"/>
              <w:bottom w:val="single" w:sz="4" w:space="0" w:color="000000"/>
              <w:right w:val="single" w:sz="4" w:space="0" w:color="000000"/>
            </w:tcBorders>
          </w:tcPr>
          <w:p w14:paraId="72DA32C7" w14:textId="77777777" w:rsidR="003735F8" w:rsidRDefault="003735F8">
            <w:pPr>
              <w:pStyle w:val="TableParagraph"/>
              <w:spacing w:before="1"/>
              <w:jc w:val="left"/>
              <w:rPr>
                <w:rFonts w:ascii="Times New Roman"/>
                <w:sz w:val="13"/>
              </w:rPr>
            </w:pPr>
          </w:p>
          <w:p w14:paraId="37DAEA83" w14:textId="77777777" w:rsidR="003735F8" w:rsidRDefault="004E0E58">
            <w:pPr>
              <w:pStyle w:val="TableParagraph"/>
              <w:spacing w:before="0"/>
              <w:ind w:left="33"/>
              <w:jc w:val="left"/>
              <w:rPr>
                <w:b/>
                <w:sz w:val="11"/>
              </w:rPr>
            </w:pPr>
            <w:r>
              <w:rPr>
                <w:b/>
                <w:sz w:val="11"/>
              </w:rPr>
              <w:t>ME</w:t>
            </w:r>
          </w:p>
        </w:tc>
        <w:tc>
          <w:tcPr>
            <w:tcW w:w="393" w:type="dxa"/>
            <w:tcBorders>
              <w:left w:val="single" w:sz="4" w:space="0" w:color="000000"/>
              <w:bottom w:val="single" w:sz="4" w:space="0" w:color="000000"/>
              <w:right w:val="single" w:sz="4" w:space="0" w:color="000000"/>
            </w:tcBorders>
          </w:tcPr>
          <w:p w14:paraId="646384EB" w14:textId="77777777" w:rsidR="003735F8" w:rsidRDefault="003735F8">
            <w:pPr>
              <w:pStyle w:val="TableParagraph"/>
              <w:spacing w:before="1"/>
              <w:jc w:val="left"/>
              <w:rPr>
                <w:rFonts w:ascii="Times New Roman"/>
                <w:sz w:val="13"/>
              </w:rPr>
            </w:pPr>
          </w:p>
          <w:p w14:paraId="58EF29B3" w14:textId="77777777" w:rsidR="003735F8" w:rsidRDefault="004E0E58">
            <w:pPr>
              <w:pStyle w:val="TableParagraph"/>
              <w:spacing w:before="0"/>
              <w:ind w:right="33"/>
              <w:rPr>
                <w:b/>
                <w:sz w:val="11"/>
              </w:rPr>
            </w:pPr>
            <w:r>
              <w:rPr>
                <w:b/>
                <w:sz w:val="11"/>
              </w:rPr>
              <w:t>RMSE</w:t>
            </w:r>
          </w:p>
        </w:tc>
        <w:tc>
          <w:tcPr>
            <w:tcW w:w="302" w:type="dxa"/>
            <w:tcBorders>
              <w:left w:val="single" w:sz="4" w:space="0" w:color="000000"/>
              <w:bottom w:val="single" w:sz="4" w:space="0" w:color="000000"/>
              <w:right w:val="single" w:sz="4" w:space="0" w:color="000000"/>
            </w:tcBorders>
          </w:tcPr>
          <w:p w14:paraId="6A1F9B4E" w14:textId="77777777" w:rsidR="003735F8" w:rsidRDefault="003735F8">
            <w:pPr>
              <w:pStyle w:val="TableParagraph"/>
              <w:spacing w:before="1"/>
              <w:jc w:val="left"/>
              <w:rPr>
                <w:rFonts w:ascii="Times New Roman"/>
                <w:sz w:val="13"/>
              </w:rPr>
            </w:pPr>
          </w:p>
          <w:p w14:paraId="5995F306" w14:textId="77777777" w:rsidR="003735F8" w:rsidRDefault="004E0E58">
            <w:pPr>
              <w:pStyle w:val="TableParagraph"/>
              <w:spacing w:before="0"/>
              <w:ind w:left="34"/>
              <w:jc w:val="left"/>
              <w:rPr>
                <w:b/>
                <w:sz w:val="11"/>
              </w:rPr>
            </w:pPr>
            <w:r>
              <w:rPr>
                <w:b/>
                <w:sz w:val="11"/>
              </w:rPr>
              <w:t>MAE</w:t>
            </w:r>
          </w:p>
        </w:tc>
        <w:tc>
          <w:tcPr>
            <w:tcW w:w="331" w:type="dxa"/>
            <w:tcBorders>
              <w:left w:val="single" w:sz="4" w:space="0" w:color="000000"/>
              <w:bottom w:val="single" w:sz="4" w:space="0" w:color="000000"/>
              <w:right w:val="single" w:sz="4" w:space="0" w:color="000000"/>
            </w:tcBorders>
          </w:tcPr>
          <w:p w14:paraId="68991866" w14:textId="77777777" w:rsidR="003735F8" w:rsidRDefault="003735F8">
            <w:pPr>
              <w:pStyle w:val="TableParagraph"/>
              <w:spacing w:before="1"/>
              <w:jc w:val="left"/>
              <w:rPr>
                <w:rFonts w:ascii="Times New Roman"/>
                <w:sz w:val="13"/>
              </w:rPr>
            </w:pPr>
          </w:p>
          <w:p w14:paraId="5449FE7C" w14:textId="77777777" w:rsidR="003735F8" w:rsidRDefault="004E0E58">
            <w:pPr>
              <w:pStyle w:val="TableParagraph"/>
              <w:spacing w:before="0"/>
              <w:ind w:left="35"/>
              <w:jc w:val="left"/>
              <w:rPr>
                <w:b/>
                <w:sz w:val="11"/>
              </w:rPr>
            </w:pPr>
            <w:r>
              <w:rPr>
                <w:b/>
                <w:sz w:val="11"/>
              </w:rPr>
              <w:t>MPE</w:t>
            </w:r>
          </w:p>
        </w:tc>
        <w:tc>
          <w:tcPr>
            <w:tcW w:w="384" w:type="dxa"/>
            <w:tcBorders>
              <w:left w:val="single" w:sz="4" w:space="0" w:color="000000"/>
              <w:bottom w:val="single" w:sz="4" w:space="0" w:color="000000"/>
            </w:tcBorders>
          </w:tcPr>
          <w:p w14:paraId="35B4B76F" w14:textId="77777777" w:rsidR="003735F8" w:rsidRDefault="003735F8">
            <w:pPr>
              <w:pStyle w:val="TableParagraph"/>
              <w:spacing w:before="1"/>
              <w:jc w:val="left"/>
              <w:rPr>
                <w:rFonts w:ascii="Times New Roman"/>
                <w:sz w:val="13"/>
              </w:rPr>
            </w:pPr>
          </w:p>
          <w:p w14:paraId="70EDF5BD" w14:textId="77777777" w:rsidR="003735F8" w:rsidRDefault="004E0E58">
            <w:pPr>
              <w:pStyle w:val="TableParagraph"/>
              <w:spacing w:before="0"/>
              <w:ind w:left="19"/>
              <w:jc w:val="center"/>
              <w:rPr>
                <w:b/>
                <w:sz w:val="11"/>
              </w:rPr>
            </w:pPr>
            <w:r>
              <w:rPr>
                <w:b/>
                <w:sz w:val="11"/>
              </w:rPr>
              <w:t>MAPE</w:t>
            </w:r>
          </w:p>
        </w:tc>
        <w:tc>
          <w:tcPr>
            <w:tcW w:w="1642" w:type="dxa"/>
            <w:tcBorders>
              <w:bottom w:val="single" w:sz="4" w:space="0" w:color="000000"/>
              <w:right w:val="single" w:sz="4" w:space="0" w:color="000000"/>
            </w:tcBorders>
          </w:tcPr>
          <w:p w14:paraId="73F93A62" w14:textId="77777777" w:rsidR="003735F8" w:rsidRDefault="003735F8">
            <w:pPr>
              <w:pStyle w:val="TableParagraph"/>
              <w:spacing w:before="1"/>
              <w:jc w:val="left"/>
              <w:rPr>
                <w:rFonts w:ascii="Times New Roman"/>
                <w:sz w:val="13"/>
              </w:rPr>
            </w:pPr>
          </w:p>
          <w:p w14:paraId="3B41C301" w14:textId="77777777" w:rsidR="003735F8" w:rsidRDefault="004E0E58">
            <w:pPr>
              <w:pStyle w:val="TableParagraph"/>
              <w:spacing w:before="0"/>
              <w:ind w:left="25"/>
              <w:jc w:val="left"/>
              <w:rPr>
                <w:b/>
                <w:sz w:val="11"/>
              </w:rPr>
            </w:pPr>
            <w:r>
              <w:rPr>
                <w:b/>
                <w:sz w:val="11"/>
              </w:rPr>
              <w:t>Kyoto</w:t>
            </w:r>
            <w:r>
              <w:rPr>
                <w:b/>
                <w:spacing w:val="-4"/>
                <w:sz w:val="11"/>
              </w:rPr>
              <w:t xml:space="preserve"> </w:t>
            </w:r>
            <w:r>
              <w:rPr>
                <w:b/>
                <w:sz w:val="11"/>
              </w:rPr>
              <w:t>model</w:t>
            </w:r>
          </w:p>
        </w:tc>
        <w:tc>
          <w:tcPr>
            <w:tcW w:w="365" w:type="dxa"/>
            <w:tcBorders>
              <w:left w:val="single" w:sz="4" w:space="0" w:color="000000"/>
              <w:bottom w:val="single" w:sz="4" w:space="0" w:color="000000"/>
              <w:right w:val="single" w:sz="4" w:space="0" w:color="000000"/>
            </w:tcBorders>
          </w:tcPr>
          <w:p w14:paraId="64E2CB83" w14:textId="77777777" w:rsidR="003735F8" w:rsidRDefault="003735F8">
            <w:pPr>
              <w:pStyle w:val="TableParagraph"/>
              <w:spacing w:before="1"/>
              <w:jc w:val="left"/>
              <w:rPr>
                <w:rFonts w:ascii="Times New Roman"/>
                <w:sz w:val="13"/>
              </w:rPr>
            </w:pPr>
          </w:p>
          <w:p w14:paraId="6BA64BBC" w14:textId="77777777" w:rsidR="003735F8" w:rsidRDefault="004E0E58">
            <w:pPr>
              <w:pStyle w:val="TableParagraph"/>
              <w:spacing w:before="0"/>
              <w:ind w:left="34"/>
              <w:jc w:val="left"/>
              <w:rPr>
                <w:b/>
                <w:sz w:val="11"/>
              </w:rPr>
            </w:pPr>
            <w:r>
              <w:rPr>
                <w:b/>
                <w:sz w:val="11"/>
              </w:rPr>
              <w:t>ME</w:t>
            </w:r>
          </w:p>
        </w:tc>
        <w:tc>
          <w:tcPr>
            <w:tcW w:w="379" w:type="dxa"/>
            <w:tcBorders>
              <w:left w:val="single" w:sz="4" w:space="0" w:color="000000"/>
              <w:bottom w:val="single" w:sz="4" w:space="0" w:color="000000"/>
              <w:right w:val="single" w:sz="4" w:space="0" w:color="000000"/>
            </w:tcBorders>
          </w:tcPr>
          <w:p w14:paraId="65B461C2" w14:textId="77777777" w:rsidR="003735F8" w:rsidRDefault="003735F8">
            <w:pPr>
              <w:pStyle w:val="TableParagraph"/>
              <w:spacing w:before="1"/>
              <w:jc w:val="left"/>
              <w:rPr>
                <w:rFonts w:ascii="Times New Roman"/>
                <w:sz w:val="13"/>
              </w:rPr>
            </w:pPr>
          </w:p>
          <w:p w14:paraId="5417300F" w14:textId="77777777" w:rsidR="003735F8" w:rsidRDefault="004E0E58">
            <w:pPr>
              <w:pStyle w:val="TableParagraph"/>
              <w:spacing w:before="0"/>
              <w:ind w:right="14"/>
              <w:rPr>
                <w:b/>
                <w:sz w:val="11"/>
              </w:rPr>
            </w:pPr>
            <w:r>
              <w:rPr>
                <w:b/>
                <w:sz w:val="11"/>
              </w:rPr>
              <w:t>RMSE</w:t>
            </w:r>
          </w:p>
        </w:tc>
        <w:tc>
          <w:tcPr>
            <w:tcW w:w="302" w:type="dxa"/>
            <w:tcBorders>
              <w:left w:val="single" w:sz="4" w:space="0" w:color="000000"/>
              <w:bottom w:val="single" w:sz="4" w:space="0" w:color="000000"/>
              <w:right w:val="single" w:sz="4" w:space="0" w:color="000000"/>
            </w:tcBorders>
          </w:tcPr>
          <w:p w14:paraId="189B8E76" w14:textId="77777777" w:rsidR="003735F8" w:rsidRDefault="003735F8">
            <w:pPr>
              <w:pStyle w:val="TableParagraph"/>
              <w:spacing w:before="1"/>
              <w:jc w:val="left"/>
              <w:rPr>
                <w:rFonts w:ascii="Times New Roman"/>
                <w:sz w:val="13"/>
              </w:rPr>
            </w:pPr>
          </w:p>
          <w:p w14:paraId="22B504A2" w14:textId="77777777" w:rsidR="003735F8" w:rsidRDefault="004E0E58">
            <w:pPr>
              <w:pStyle w:val="TableParagraph"/>
              <w:spacing w:before="0"/>
              <w:ind w:right="10"/>
              <w:rPr>
                <w:b/>
                <w:sz w:val="11"/>
              </w:rPr>
            </w:pPr>
            <w:r>
              <w:rPr>
                <w:b/>
                <w:sz w:val="11"/>
              </w:rPr>
              <w:t>MAE</w:t>
            </w:r>
          </w:p>
        </w:tc>
        <w:tc>
          <w:tcPr>
            <w:tcW w:w="331" w:type="dxa"/>
            <w:tcBorders>
              <w:left w:val="single" w:sz="4" w:space="0" w:color="000000"/>
              <w:bottom w:val="single" w:sz="4" w:space="0" w:color="000000"/>
              <w:right w:val="single" w:sz="4" w:space="0" w:color="000000"/>
            </w:tcBorders>
          </w:tcPr>
          <w:p w14:paraId="157F846F" w14:textId="77777777" w:rsidR="003735F8" w:rsidRDefault="003735F8">
            <w:pPr>
              <w:pStyle w:val="TableParagraph"/>
              <w:spacing w:before="1"/>
              <w:jc w:val="left"/>
              <w:rPr>
                <w:rFonts w:ascii="Times New Roman"/>
                <w:sz w:val="13"/>
              </w:rPr>
            </w:pPr>
          </w:p>
          <w:p w14:paraId="58085809" w14:textId="77777777" w:rsidR="003735F8" w:rsidRDefault="004E0E58">
            <w:pPr>
              <w:pStyle w:val="TableParagraph"/>
              <w:spacing w:before="0"/>
              <w:ind w:right="45"/>
              <w:rPr>
                <w:b/>
                <w:sz w:val="11"/>
              </w:rPr>
            </w:pPr>
            <w:r>
              <w:rPr>
                <w:b/>
                <w:sz w:val="11"/>
              </w:rPr>
              <w:t>MPE</w:t>
            </w:r>
          </w:p>
        </w:tc>
        <w:tc>
          <w:tcPr>
            <w:tcW w:w="417" w:type="dxa"/>
            <w:tcBorders>
              <w:left w:val="single" w:sz="4" w:space="0" w:color="000000"/>
              <w:bottom w:val="single" w:sz="4" w:space="0" w:color="000000"/>
            </w:tcBorders>
          </w:tcPr>
          <w:p w14:paraId="53263692" w14:textId="77777777" w:rsidR="003735F8" w:rsidRDefault="003735F8">
            <w:pPr>
              <w:pStyle w:val="TableParagraph"/>
              <w:spacing w:before="1"/>
              <w:jc w:val="left"/>
              <w:rPr>
                <w:rFonts w:ascii="Times New Roman"/>
                <w:sz w:val="13"/>
              </w:rPr>
            </w:pPr>
          </w:p>
          <w:p w14:paraId="7C086F0E" w14:textId="77777777" w:rsidR="003735F8" w:rsidRDefault="004E0E58">
            <w:pPr>
              <w:pStyle w:val="TableParagraph"/>
              <w:spacing w:before="0"/>
              <w:ind w:right="46"/>
              <w:rPr>
                <w:b/>
                <w:sz w:val="11"/>
              </w:rPr>
            </w:pPr>
            <w:r>
              <w:rPr>
                <w:b/>
                <w:sz w:val="11"/>
              </w:rPr>
              <w:t>MAPE</w:t>
            </w:r>
          </w:p>
        </w:tc>
        <w:tc>
          <w:tcPr>
            <w:tcW w:w="1641" w:type="dxa"/>
            <w:tcBorders>
              <w:bottom w:val="single" w:sz="4" w:space="0" w:color="000000"/>
              <w:right w:val="single" w:sz="4" w:space="0" w:color="000000"/>
            </w:tcBorders>
          </w:tcPr>
          <w:p w14:paraId="6A995B21" w14:textId="77777777" w:rsidR="003735F8" w:rsidRDefault="003735F8">
            <w:pPr>
              <w:pStyle w:val="TableParagraph"/>
              <w:spacing w:before="1"/>
              <w:jc w:val="left"/>
              <w:rPr>
                <w:rFonts w:ascii="Times New Roman"/>
                <w:sz w:val="13"/>
              </w:rPr>
            </w:pPr>
          </w:p>
          <w:p w14:paraId="1849E253" w14:textId="77777777" w:rsidR="003735F8" w:rsidRDefault="004E0E58">
            <w:pPr>
              <w:pStyle w:val="TableParagraph"/>
              <w:spacing w:before="0"/>
              <w:ind w:left="30"/>
              <w:jc w:val="left"/>
              <w:rPr>
                <w:b/>
                <w:sz w:val="11"/>
              </w:rPr>
            </w:pPr>
            <w:r>
              <w:rPr>
                <w:b/>
                <w:sz w:val="11"/>
              </w:rPr>
              <w:t>Liestal</w:t>
            </w:r>
            <w:r>
              <w:rPr>
                <w:b/>
                <w:spacing w:val="-5"/>
                <w:sz w:val="11"/>
              </w:rPr>
              <w:t xml:space="preserve"> </w:t>
            </w:r>
            <w:r>
              <w:rPr>
                <w:b/>
                <w:sz w:val="11"/>
              </w:rPr>
              <w:t>model</w:t>
            </w:r>
          </w:p>
        </w:tc>
        <w:tc>
          <w:tcPr>
            <w:tcW w:w="345" w:type="dxa"/>
            <w:tcBorders>
              <w:left w:val="single" w:sz="4" w:space="0" w:color="000000"/>
              <w:bottom w:val="single" w:sz="4" w:space="0" w:color="000000"/>
              <w:right w:val="single" w:sz="4" w:space="0" w:color="000000"/>
            </w:tcBorders>
          </w:tcPr>
          <w:p w14:paraId="657C3BC1" w14:textId="77777777" w:rsidR="003735F8" w:rsidRDefault="003735F8">
            <w:pPr>
              <w:pStyle w:val="TableParagraph"/>
              <w:spacing w:before="1"/>
              <w:jc w:val="left"/>
              <w:rPr>
                <w:rFonts w:ascii="Times New Roman"/>
                <w:sz w:val="13"/>
              </w:rPr>
            </w:pPr>
          </w:p>
          <w:p w14:paraId="6A0D3E64" w14:textId="77777777" w:rsidR="003735F8" w:rsidRDefault="004E0E58">
            <w:pPr>
              <w:pStyle w:val="TableParagraph"/>
              <w:spacing w:before="0"/>
              <w:ind w:left="36"/>
              <w:jc w:val="left"/>
              <w:rPr>
                <w:b/>
                <w:sz w:val="11"/>
              </w:rPr>
            </w:pPr>
            <w:r>
              <w:rPr>
                <w:b/>
                <w:sz w:val="11"/>
              </w:rPr>
              <w:t>ME</w:t>
            </w:r>
          </w:p>
        </w:tc>
        <w:tc>
          <w:tcPr>
            <w:tcW w:w="383" w:type="dxa"/>
            <w:tcBorders>
              <w:left w:val="single" w:sz="4" w:space="0" w:color="000000"/>
              <w:bottom w:val="single" w:sz="4" w:space="0" w:color="000000"/>
              <w:right w:val="single" w:sz="4" w:space="0" w:color="000000"/>
            </w:tcBorders>
          </w:tcPr>
          <w:p w14:paraId="191F7605" w14:textId="77777777" w:rsidR="003735F8" w:rsidRDefault="003735F8">
            <w:pPr>
              <w:pStyle w:val="TableParagraph"/>
              <w:spacing w:before="1"/>
              <w:jc w:val="left"/>
              <w:rPr>
                <w:rFonts w:ascii="Times New Roman"/>
                <w:sz w:val="13"/>
              </w:rPr>
            </w:pPr>
          </w:p>
          <w:p w14:paraId="66FF62AC" w14:textId="77777777" w:rsidR="003735F8" w:rsidRDefault="004E0E58">
            <w:pPr>
              <w:pStyle w:val="TableParagraph"/>
              <w:spacing w:before="0"/>
              <w:ind w:right="16"/>
              <w:rPr>
                <w:b/>
                <w:sz w:val="11"/>
              </w:rPr>
            </w:pPr>
            <w:r>
              <w:rPr>
                <w:b/>
                <w:sz w:val="11"/>
              </w:rPr>
              <w:t>RMSE</w:t>
            </w:r>
          </w:p>
        </w:tc>
        <w:tc>
          <w:tcPr>
            <w:tcW w:w="297" w:type="dxa"/>
            <w:tcBorders>
              <w:left w:val="single" w:sz="4" w:space="0" w:color="000000"/>
              <w:bottom w:val="single" w:sz="4" w:space="0" w:color="000000"/>
              <w:right w:val="single" w:sz="4" w:space="0" w:color="000000"/>
            </w:tcBorders>
          </w:tcPr>
          <w:p w14:paraId="6E795DE9" w14:textId="77777777" w:rsidR="003735F8" w:rsidRDefault="003735F8">
            <w:pPr>
              <w:pStyle w:val="TableParagraph"/>
              <w:spacing w:before="1"/>
              <w:jc w:val="left"/>
              <w:rPr>
                <w:rFonts w:ascii="Times New Roman"/>
                <w:sz w:val="13"/>
              </w:rPr>
            </w:pPr>
          </w:p>
          <w:p w14:paraId="4114B665" w14:textId="77777777" w:rsidR="003735F8" w:rsidRDefault="004E0E58">
            <w:pPr>
              <w:pStyle w:val="TableParagraph"/>
              <w:spacing w:before="0"/>
              <w:ind w:left="33"/>
              <w:jc w:val="left"/>
              <w:rPr>
                <w:b/>
                <w:sz w:val="11"/>
              </w:rPr>
            </w:pPr>
            <w:r>
              <w:rPr>
                <w:b/>
                <w:sz w:val="11"/>
              </w:rPr>
              <w:t>MAE</w:t>
            </w:r>
          </w:p>
        </w:tc>
        <w:tc>
          <w:tcPr>
            <w:tcW w:w="369" w:type="dxa"/>
            <w:tcBorders>
              <w:left w:val="single" w:sz="4" w:space="0" w:color="000000"/>
              <w:bottom w:val="single" w:sz="4" w:space="0" w:color="000000"/>
              <w:right w:val="single" w:sz="4" w:space="0" w:color="000000"/>
            </w:tcBorders>
          </w:tcPr>
          <w:p w14:paraId="52A6192E" w14:textId="77777777" w:rsidR="003735F8" w:rsidRDefault="003735F8">
            <w:pPr>
              <w:pStyle w:val="TableParagraph"/>
              <w:spacing w:before="1"/>
              <w:jc w:val="left"/>
              <w:rPr>
                <w:rFonts w:ascii="Times New Roman"/>
                <w:sz w:val="13"/>
              </w:rPr>
            </w:pPr>
          </w:p>
          <w:p w14:paraId="4920E768" w14:textId="77777777" w:rsidR="003735F8" w:rsidRDefault="004E0E58">
            <w:pPr>
              <w:pStyle w:val="TableParagraph"/>
              <w:spacing w:before="0"/>
              <w:ind w:left="20" w:right="60"/>
              <w:jc w:val="center"/>
              <w:rPr>
                <w:b/>
                <w:sz w:val="11"/>
              </w:rPr>
            </w:pPr>
            <w:r>
              <w:rPr>
                <w:b/>
                <w:sz w:val="11"/>
              </w:rPr>
              <w:t>MPE</w:t>
            </w:r>
          </w:p>
        </w:tc>
        <w:tc>
          <w:tcPr>
            <w:tcW w:w="398" w:type="dxa"/>
            <w:tcBorders>
              <w:left w:val="single" w:sz="4" w:space="0" w:color="000000"/>
              <w:bottom w:val="single" w:sz="4" w:space="0" w:color="000000"/>
            </w:tcBorders>
          </w:tcPr>
          <w:p w14:paraId="0E5A57A0" w14:textId="77777777" w:rsidR="003735F8" w:rsidRDefault="003735F8">
            <w:pPr>
              <w:pStyle w:val="TableParagraph"/>
              <w:spacing w:before="1"/>
              <w:jc w:val="left"/>
              <w:rPr>
                <w:rFonts w:ascii="Times New Roman"/>
                <w:sz w:val="13"/>
              </w:rPr>
            </w:pPr>
          </w:p>
          <w:p w14:paraId="3AE05C9B" w14:textId="77777777" w:rsidR="003735F8" w:rsidRDefault="004E0E58">
            <w:pPr>
              <w:pStyle w:val="TableParagraph"/>
              <w:spacing w:before="0"/>
              <w:ind w:right="23"/>
              <w:rPr>
                <w:b/>
                <w:sz w:val="11"/>
              </w:rPr>
            </w:pPr>
            <w:r>
              <w:rPr>
                <w:b/>
                <w:sz w:val="11"/>
              </w:rPr>
              <w:t>MAPE</w:t>
            </w:r>
          </w:p>
        </w:tc>
      </w:tr>
      <w:tr w:rsidR="003735F8" w14:paraId="54A52E09" w14:textId="77777777">
        <w:trPr>
          <w:trHeight w:val="301"/>
        </w:trPr>
        <w:tc>
          <w:tcPr>
            <w:tcW w:w="1646" w:type="dxa"/>
            <w:tcBorders>
              <w:top w:val="single" w:sz="4" w:space="0" w:color="000000"/>
              <w:bottom w:val="single" w:sz="4" w:space="0" w:color="000000"/>
              <w:right w:val="single" w:sz="4" w:space="0" w:color="000000"/>
            </w:tcBorders>
          </w:tcPr>
          <w:p w14:paraId="55DDB098" w14:textId="77777777" w:rsidR="003735F8" w:rsidRDefault="004E0E58">
            <w:pPr>
              <w:pStyle w:val="TableParagraph"/>
              <w:spacing w:before="88"/>
              <w:ind w:left="28"/>
              <w:jc w:val="left"/>
              <w:rPr>
                <w:sz w:val="11"/>
              </w:rPr>
            </w:pPr>
            <w:r>
              <w:rPr>
                <w:sz w:val="11"/>
              </w:rPr>
              <w:t>ARIMA_with_covariates</w:t>
            </w:r>
          </w:p>
        </w:tc>
        <w:tc>
          <w:tcPr>
            <w:tcW w:w="331" w:type="dxa"/>
            <w:tcBorders>
              <w:top w:val="single" w:sz="4" w:space="0" w:color="000000"/>
              <w:left w:val="single" w:sz="4" w:space="0" w:color="000000"/>
              <w:bottom w:val="single" w:sz="4" w:space="0" w:color="000000"/>
              <w:right w:val="single" w:sz="4" w:space="0" w:color="000000"/>
            </w:tcBorders>
          </w:tcPr>
          <w:p w14:paraId="34CC9CBF" w14:textId="77777777" w:rsidR="003735F8" w:rsidRDefault="004E0E58">
            <w:pPr>
              <w:pStyle w:val="TableParagraph"/>
              <w:spacing w:before="88"/>
              <w:ind w:left="57"/>
              <w:jc w:val="left"/>
              <w:rPr>
                <w:sz w:val="11"/>
              </w:rPr>
            </w:pPr>
            <w:r>
              <w:rPr>
                <w:sz w:val="11"/>
              </w:rPr>
              <w:t>-0.19</w:t>
            </w:r>
          </w:p>
        </w:tc>
        <w:tc>
          <w:tcPr>
            <w:tcW w:w="393" w:type="dxa"/>
            <w:tcBorders>
              <w:top w:val="single" w:sz="4" w:space="0" w:color="000000"/>
              <w:left w:val="single" w:sz="4" w:space="0" w:color="000000"/>
              <w:bottom w:val="single" w:sz="4" w:space="0" w:color="000000"/>
              <w:right w:val="single" w:sz="4" w:space="0" w:color="000000"/>
            </w:tcBorders>
          </w:tcPr>
          <w:p w14:paraId="28A629F3" w14:textId="77777777" w:rsidR="003735F8" w:rsidRDefault="004E0E58">
            <w:pPr>
              <w:pStyle w:val="TableParagraph"/>
              <w:spacing w:before="88"/>
              <w:ind w:right="11"/>
              <w:rPr>
                <w:sz w:val="11"/>
              </w:rPr>
            </w:pPr>
            <w:r>
              <w:rPr>
                <w:sz w:val="11"/>
              </w:rPr>
              <w:t>3.93</w:t>
            </w:r>
          </w:p>
        </w:tc>
        <w:tc>
          <w:tcPr>
            <w:tcW w:w="302" w:type="dxa"/>
            <w:tcBorders>
              <w:top w:val="single" w:sz="4" w:space="0" w:color="000000"/>
              <w:left w:val="single" w:sz="4" w:space="0" w:color="000000"/>
              <w:bottom w:val="single" w:sz="4" w:space="0" w:color="000000"/>
              <w:right w:val="single" w:sz="4" w:space="0" w:color="000000"/>
            </w:tcBorders>
          </w:tcPr>
          <w:p w14:paraId="09A40B99" w14:textId="77777777" w:rsidR="003735F8" w:rsidRDefault="004E0E58">
            <w:pPr>
              <w:pStyle w:val="TableParagraph"/>
              <w:spacing w:before="88"/>
              <w:ind w:left="65"/>
              <w:jc w:val="left"/>
              <w:rPr>
                <w:sz w:val="11"/>
              </w:rPr>
            </w:pPr>
            <w:r>
              <w:rPr>
                <w:sz w:val="11"/>
              </w:rPr>
              <w:t>3.05</w:t>
            </w:r>
          </w:p>
        </w:tc>
        <w:tc>
          <w:tcPr>
            <w:tcW w:w="331" w:type="dxa"/>
            <w:tcBorders>
              <w:top w:val="single" w:sz="4" w:space="0" w:color="000000"/>
              <w:left w:val="single" w:sz="4" w:space="0" w:color="000000"/>
              <w:bottom w:val="single" w:sz="4" w:space="0" w:color="000000"/>
              <w:right w:val="single" w:sz="4" w:space="0" w:color="000000"/>
            </w:tcBorders>
          </w:tcPr>
          <w:p w14:paraId="755DA886" w14:textId="77777777" w:rsidR="003735F8" w:rsidRDefault="004E0E58">
            <w:pPr>
              <w:pStyle w:val="TableParagraph"/>
              <w:spacing w:before="88"/>
              <w:ind w:left="62"/>
              <w:jc w:val="left"/>
              <w:rPr>
                <w:sz w:val="11"/>
              </w:rPr>
            </w:pPr>
            <w:r>
              <w:rPr>
                <w:sz w:val="11"/>
              </w:rPr>
              <w:t>-0.47</w:t>
            </w:r>
          </w:p>
        </w:tc>
        <w:tc>
          <w:tcPr>
            <w:tcW w:w="384" w:type="dxa"/>
            <w:tcBorders>
              <w:top w:val="single" w:sz="4" w:space="0" w:color="000000"/>
              <w:left w:val="single" w:sz="4" w:space="0" w:color="000000"/>
              <w:bottom w:val="single" w:sz="4" w:space="0" w:color="000000"/>
            </w:tcBorders>
          </w:tcPr>
          <w:p w14:paraId="25170282" w14:textId="77777777" w:rsidR="003735F8" w:rsidRDefault="004E0E58">
            <w:pPr>
              <w:pStyle w:val="TableParagraph"/>
              <w:spacing w:before="88"/>
              <w:ind w:left="135"/>
              <w:jc w:val="center"/>
              <w:rPr>
                <w:sz w:val="11"/>
              </w:rPr>
            </w:pPr>
            <w:r>
              <w:rPr>
                <w:sz w:val="11"/>
              </w:rPr>
              <w:t>3.42</w:t>
            </w:r>
          </w:p>
        </w:tc>
        <w:tc>
          <w:tcPr>
            <w:tcW w:w="1642" w:type="dxa"/>
            <w:tcBorders>
              <w:top w:val="single" w:sz="4" w:space="0" w:color="000000"/>
              <w:bottom w:val="single" w:sz="4" w:space="0" w:color="000000"/>
              <w:right w:val="single" w:sz="4" w:space="0" w:color="000000"/>
            </w:tcBorders>
          </w:tcPr>
          <w:p w14:paraId="7EC8095E" w14:textId="77777777" w:rsidR="003735F8" w:rsidRDefault="004E0E58">
            <w:pPr>
              <w:pStyle w:val="TableParagraph"/>
              <w:spacing w:before="88"/>
              <w:ind w:left="25"/>
              <w:jc w:val="left"/>
              <w:rPr>
                <w:sz w:val="11"/>
              </w:rPr>
            </w:pPr>
            <w:r>
              <w:rPr>
                <w:sz w:val="11"/>
              </w:rPr>
              <w:t>ARIMA_with_covariates</w:t>
            </w:r>
          </w:p>
        </w:tc>
        <w:tc>
          <w:tcPr>
            <w:tcW w:w="365" w:type="dxa"/>
            <w:tcBorders>
              <w:top w:val="single" w:sz="4" w:space="0" w:color="000000"/>
              <w:left w:val="single" w:sz="4" w:space="0" w:color="000000"/>
              <w:bottom w:val="single" w:sz="4" w:space="0" w:color="000000"/>
              <w:right w:val="single" w:sz="4" w:space="0" w:color="000000"/>
            </w:tcBorders>
          </w:tcPr>
          <w:p w14:paraId="5B1C5AAD" w14:textId="77777777" w:rsidR="003735F8" w:rsidRDefault="004E0E58">
            <w:pPr>
              <w:pStyle w:val="TableParagraph"/>
              <w:spacing w:before="88"/>
              <w:ind w:right="9"/>
              <w:rPr>
                <w:sz w:val="11"/>
              </w:rPr>
            </w:pPr>
            <w:r>
              <w:rPr>
                <w:sz w:val="11"/>
              </w:rPr>
              <w:t>0.29</w:t>
            </w:r>
          </w:p>
        </w:tc>
        <w:tc>
          <w:tcPr>
            <w:tcW w:w="379" w:type="dxa"/>
            <w:tcBorders>
              <w:top w:val="single" w:sz="4" w:space="0" w:color="000000"/>
              <w:left w:val="single" w:sz="4" w:space="0" w:color="000000"/>
              <w:bottom w:val="single" w:sz="4" w:space="0" w:color="000000"/>
              <w:right w:val="single" w:sz="4" w:space="0" w:color="000000"/>
            </w:tcBorders>
          </w:tcPr>
          <w:p w14:paraId="69CF7EAE" w14:textId="77777777" w:rsidR="003735F8" w:rsidRDefault="004E0E58">
            <w:pPr>
              <w:pStyle w:val="TableParagraph"/>
              <w:spacing w:before="88"/>
              <w:ind w:right="8"/>
              <w:rPr>
                <w:sz w:val="11"/>
              </w:rPr>
            </w:pPr>
            <w:r>
              <w:rPr>
                <w:sz w:val="11"/>
              </w:rPr>
              <w:t>1.49</w:t>
            </w:r>
          </w:p>
        </w:tc>
        <w:tc>
          <w:tcPr>
            <w:tcW w:w="302" w:type="dxa"/>
            <w:tcBorders>
              <w:top w:val="single" w:sz="4" w:space="0" w:color="000000"/>
              <w:left w:val="single" w:sz="4" w:space="0" w:color="000000"/>
              <w:bottom w:val="single" w:sz="4" w:space="0" w:color="000000"/>
              <w:right w:val="single" w:sz="4" w:space="0" w:color="000000"/>
            </w:tcBorders>
          </w:tcPr>
          <w:p w14:paraId="583BBF43" w14:textId="77777777" w:rsidR="003735F8" w:rsidRDefault="004E0E58">
            <w:pPr>
              <w:pStyle w:val="TableParagraph"/>
              <w:spacing w:before="88"/>
              <w:ind w:right="10"/>
              <w:rPr>
                <w:sz w:val="11"/>
              </w:rPr>
            </w:pPr>
            <w:r>
              <w:rPr>
                <w:sz w:val="11"/>
              </w:rPr>
              <w:t>1.23</w:t>
            </w:r>
          </w:p>
        </w:tc>
        <w:tc>
          <w:tcPr>
            <w:tcW w:w="331" w:type="dxa"/>
            <w:tcBorders>
              <w:top w:val="single" w:sz="4" w:space="0" w:color="000000"/>
              <w:left w:val="single" w:sz="4" w:space="0" w:color="000000"/>
              <w:bottom w:val="single" w:sz="4" w:space="0" w:color="000000"/>
              <w:right w:val="single" w:sz="4" w:space="0" w:color="000000"/>
            </w:tcBorders>
          </w:tcPr>
          <w:p w14:paraId="07255651" w14:textId="77777777" w:rsidR="003735F8" w:rsidRDefault="004E0E58">
            <w:pPr>
              <w:pStyle w:val="TableParagraph"/>
              <w:spacing w:before="88"/>
              <w:ind w:right="5"/>
              <w:rPr>
                <w:sz w:val="11"/>
              </w:rPr>
            </w:pPr>
            <w:r>
              <w:rPr>
                <w:sz w:val="11"/>
              </w:rPr>
              <w:t>0.26</w:t>
            </w:r>
          </w:p>
        </w:tc>
        <w:tc>
          <w:tcPr>
            <w:tcW w:w="417" w:type="dxa"/>
            <w:tcBorders>
              <w:top w:val="single" w:sz="4" w:space="0" w:color="000000"/>
              <w:left w:val="single" w:sz="4" w:space="0" w:color="000000"/>
              <w:bottom w:val="single" w:sz="4" w:space="0" w:color="000000"/>
            </w:tcBorders>
          </w:tcPr>
          <w:p w14:paraId="3E6D2742" w14:textId="77777777" w:rsidR="003735F8" w:rsidRDefault="004E0E58">
            <w:pPr>
              <w:pStyle w:val="TableParagraph"/>
              <w:spacing w:before="88"/>
              <w:ind w:right="5"/>
              <w:rPr>
                <w:sz w:val="11"/>
              </w:rPr>
            </w:pPr>
            <w:r>
              <w:rPr>
                <w:sz w:val="11"/>
              </w:rPr>
              <w:t>1.35</w:t>
            </w:r>
          </w:p>
        </w:tc>
        <w:tc>
          <w:tcPr>
            <w:tcW w:w="1641" w:type="dxa"/>
            <w:tcBorders>
              <w:top w:val="single" w:sz="4" w:space="0" w:color="000000"/>
              <w:bottom w:val="single" w:sz="4" w:space="0" w:color="000000"/>
              <w:right w:val="single" w:sz="4" w:space="0" w:color="000000"/>
            </w:tcBorders>
          </w:tcPr>
          <w:p w14:paraId="7C87F3E7" w14:textId="77777777" w:rsidR="003735F8" w:rsidRDefault="004E0E58">
            <w:pPr>
              <w:pStyle w:val="TableParagraph"/>
              <w:spacing w:before="88"/>
              <w:ind w:left="30"/>
              <w:jc w:val="left"/>
              <w:rPr>
                <w:sz w:val="11"/>
              </w:rPr>
            </w:pPr>
            <w:r>
              <w:rPr>
                <w:sz w:val="11"/>
              </w:rPr>
              <w:t>ARIMA_with_covariates</w:t>
            </w:r>
          </w:p>
        </w:tc>
        <w:tc>
          <w:tcPr>
            <w:tcW w:w="345" w:type="dxa"/>
            <w:tcBorders>
              <w:top w:val="single" w:sz="4" w:space="0" w:color="000000"/>
              <w:left w:val="single" w:sz="4" w:space="0" w:color="000000"/>
              <w:bottom w:val="single" w:sz="4" w:space="0" w:color="000000"/>
              <w:right w:val="single" w:sz="4" w:space="0" w:color="000000"/>
            </w:tcBorders>
          </w:tcPr>
          <w:p w14:paraId="06A4D876" w14:textId="77777777" w:rsidR="003735F8" w:rsidRDefault="004E0E58">
            <w:pPr>
              <w:pStyle w:val="TableParagraph"/>
              <w:spacing w:before="88"/>
              <w:ind w:right="5"/>
              <w:rPr>
                <w:sz w:val="11"/>
              </w:rPr>
            </w:pPr>
            <w:r>
              <w:rPr>
                <w:sz w:val="11"/>
              </w:rPr>
              <w:t>0.85</w:t>
            </w:r>
          </w:p>
        </w:tc>
        <w:tc>
          <w:tcPr>
            <w:tcW w:w="383" w:type="dxa"/>
            <w:tcBorders>
              <w:top w:val="single" w:sz="4" w:space="0" w:color="000000"/>
              <w:left w:val="single" w:sz="4" w:space="0" w:color="000000"/>
              <w:bottom w:val="single" w:sz="4" w:space="0" w:color="000000"/>
              <w:right w:val="single" w:sz="4" w:space="0" w:color="000000"/>
            </w:tcBorders>
          </w:tcPr>
          <w:p w14:paraId="7D10DDF0" w14:textId="77777777" w:rsidR="003735F8" w:rsidRDefault="004E0E58">
            <w:pPr>
              <w:pStyle w:val="TableParagraph"/>
              <w:spacing w:before="88"/>
              <w:ind w:right="9"/>
              <w:rPr>
                <w:sz w:val="11"/>
              </w:rPr>
            </w:pPr>
            <w:r>
              <w:rPr>
                <w:sz w:val="11"/>
              </w:rPr>
              <w:t>6.15</w:t>
            </w:r>
          </w:p>
        </w:tc>
        <w:tc>
          <w:tcPr>
            <w:tcW w:w="297" w:type="dxa"/>
            <w:tcBorders>
              <w:top w:val="single" w:sz="4" w:space="0" w:color="000000"/>
              <w:left w:val="single" w:sz="4" w:space="0" w:color="000000"/>
              <w:bottom w:val="single" w:sz="4" w:space="0" w:color="000000"/>
              <w:right w:val="single" w:sz="4" w:space="0" w:color="000000"/>
            </w:tcBorders>
          </w:tcPr>
          <w:p w14:paraId="0B1F2D70" w14:textId="77777777" w:rsidR="003735F8" w:rsidRDefault="004E0E58">
            <w:pPr>
              <w:pStyle w:val="TableParagraph"/>
              <w:spacing w:before="88"/>
              <w:ind w:left="64"/>
              <w:jc w:val="left"/>
              <w:rPr>
                <w:sz w:val="11"/>
              </w:rPr>
            </w:pPr>
            <w:r>
              <w:rPr>
                <w:sz w:val="11"/>
              </w:rPr>
              <w:t>4.11</w:t>
            </w:r>
          </w:p>
        </w:tc>
        <w:tc>
          <w:tcPr>
            <w:tcW w:w="369" w:type="dxa"/>
            <w:tcBorders>
              <w:top w:val="single" w:sz="4" w:space="0" w:color="000000"/>
              <w:left w:val="single" w:sz="4" w:space="0" w:color="000000"/>
              <w:bottom w:val="single" w:sz="4" w:space="0" w:color="000000"/>
              <w:right w:val="single" w:sz="4" w:space="0" w:color="000000"/>
            </w:tcBorders>
          </w:tcPr>
          <w:p w14:paraId="461ECEDF" w14:textId="77777777" w:rsidR="003735F8" w:rsidRDefault="004E0E58">
            <w:pPr>
              <w:pStyle w:val="TableParagraph"/>
              <w:spacing w:before="88"/>
              <w:ind w:left="128"/>
              <w:jc w:val="center"/>
              <w:rPr>
                <w:sz w:val="11"/>
              </w:rPr>
            </w:pPr>
            <w:r>
              <w:rPr>
                <w:sz w:val="11"/>
              </w:rPr>
              <w:t>0.64</w:t>
            </w:r>
          </w:p>
        </w:tc>
        <w:tc>
          <w:tcPr>
            <w:tcW w:w="398" w:type="dxa"/>
            <w:tcBorders>
              <w:top w:val="single" w:sz="4" w:space="0" w:color="000000"/>
              <w:left w:val="single" w:sz="4" w:space="0" w:color="000000"/>
              <w:bottom w:val="single" w:sz="4" w:space="0" w:color="000000"/>
            </w:tcBorders>
          </w:tcPr>
          <w:p w14:paraId="26F308CB" w14:textId="77777777" w:rsidR="003735F8" w:rsidRDefault="004E0E58">
            <w:pPr>
              <w:pStyle w:val="TableParagraph"/>
              <w:spacing w:before="88"/>
              <w:rPr>
                <w:sz w:val="11"/>
              </w:rPr>
            </w:pPr>
            <w:r>
              <w:rPr>
                <w:sz w:val="11"/>
              </w:rPr>
              <w:t>4.61</w:t>
            </w:r>
          </w:p>
        </w:tc>
      </w:tr>
      <w:tr w:rsidR="003735F8" w14:paraId="23123F66" w14:textId="77777777">
        <w:trPr>
          <w:trHeight w:val="441"/>
        </w:trPr>
        <w:tc>
          <w:tcPr>
            <w:tcW w:w="1646" w:type="dxa"/>
            <w:tcBorders>
              <w:top w:val="single" w:sz="4" w:space="0" w:color="000000"/>
              <w:bottom w:val="single" w:sz="4" w:space="0" w:color="000000"/>
              <w:right w:val="single" w:sz="4" w:space="0" w:color="000000"/>
            </w:tcBorders>
          </w:tcPr>
          <w:p w14:paraId="5FE3E463" w14:textId="77777777" w:rsidR="003735F8" w:rsidRDefault="003735F8">
            <w:pPr>
              <w:pStyle w:val="TableParagraph"/>
              <w:spacing w:before="6"/>
              <w:jc w:val="left"/>
              <w:rPr>
                <w:rFonts w:ascii="Times New Roman"/>
                <w:sz w:val="13"/>
              </w:rPr>
            </w:pPr>
          </w:p>
          <w:p w14:paraId="44BD90FE" w14:textId="77777777" w:rsidR="003735F8" w:rsidRDefault="004E0E58">
            <w:pPr>
              <w:pStyle w:val="TableParagraph"/>
              <w:spacing w:before="0"/>
              <w:ind w:left="28"/>
              <w:jc w:val="left"/>
              <w:rPr>
                <w:sz w:val="11"/>
              </w:rPr>
            </w:pPr>
            <w:r>
              <w:rPr>
                <w:sz w:val="11"/>
              </w:rPr>
              <w:t>ARIMA_with_TMAX_covariate</w:t>
            </w:r>
          </w:p>
        </w:tc>
        <w:tc>
          <w:tcPr>
            <w:tcW w:w="331" w:type="dxa"/>
            <w:tcBorders>
              <w:top w:val="single" w:sz="4" w:space="0" w:color="000000"/>
              <w:left w:val="single" w:sz="4" w:space="0" w:color="000000"/>
              <w:bottom w:val="single" w:sz="4" w:space="0" w:color="000000"/>
              <w:right w:val="single" w:sz="4" w:space="0" w:color="000000"/>
            </w:tcBorders>
          </w:tcPr>
          <w:p w14:paraId="377030BF" w14:textId="77777777" w:rsidR="003735F8" w:rsidRDefault="003735F8">
            <w:pPr>
              <w:pStyle w:val="TableParagraph"/>
              <w:spacing w:before="6"/>
              <w:jc w:val="left"/>
              <w:rPr>
                <w:rFonts w:ascii="Times New Roman"/>
                <w:sz w:val="13"/>
              </w:rPr>
            </w:pPr>
          </w:p>
          <w:p w14:paraId="660AEC5F" w14:textId="77777777" w:rsidR="003735F8" w:rsidRDefault="004E0E58">
            <w:pPr>
              <w:pStyle w:val="TableParagraph"/>
              <w:spacing w:before="0"/>
              <w:ind w:left="57"/>
              <w:jc w:val="left"/>
              <w:rPr>
                <w:sz w:val="11"/>
              </w:rPr>
            </w:pPr>
            <w:r>
              <w:rPr>
                <w:sz w:val="11"/>
              </w:rPr>
              <w:t>-1.62</w:t>
            </w:r>
          </w:p>
        </w:tc>
        <w:tc>
          <w:tcPr>
            <w:tcW w:w="393" w:type="dxa"/>
            <w:tcBorders>
              <w:top w:val="single" w:sz="4" w:space="0" w:color="000000"/>
              <w:left w:val="single" w:sz="4" w:space="0" w:color="000000"/>
              <w:bottom w:val="single" w:sz="4" w:space="0" w:color="000000"/>
              <w:right w:val="single" w:sz="4" w:space="0" w:color="000000"/>
            </w:tcBorders>
          </w:tcPr>
          <w:p w14:paraId="4C1AE24F" w14:textId="77777777" w:rsidR="003735F8" w:rsidRDefault="003735F8">
            <w:pPr>
              <w:pStyle w:val="TableParagraph"/>
              <w:spacing w:before="6"/>
              <w:jc w:val="left"/>
              <w:rPr>
                <w:rFonts w:ascii="Times New Roman"/>
                <w:sz w:val="13"/>
              </w:rPr>
            </w:pPr>
          </w:p>
          <w:p w14:paraId="3E68DCD2" w14:textId="77777777" w:rsidR="003735F8" w:rsidRDefault="004E0E58">
            <w:pPr>
              <w:pStyle w:val="TableParagraph"/>
              <w:spacing w:before="0"/>
              <w:ind w:right="11"/>
              <w:rPr>
                <w:sz w:val="11"/>
              </w:rPr>
            </w:pPr>
            <w:r>
              <w:rPr>
                <w:sz w:val="11"/>
              </w:rPr>
              <w:t>4.42</w:t>
            </w:r>
          </w:p>
        </w:tc>
        <w:tc>
          <w:tcPr>
            <w:tcW w:w="302" w:type="dxa"/>
            <w:tcBorders>
              <w:top w:val="single" w:sz="4" w:space="0" w:color="000000"/>
              <w:left w:val="single" w:sz="4" w:space="0" w:color="000000"/>
              <w:bottom w:val="single" w:sz="4" w:space="0" w:color="000000"/>
              <w:right w:val="single" w:sz="4" w:space="0" w:color="000000"/>
            </w:tcBorders>
          </w:tcPr>
          <w:p w14:paraId="57EC423F" w14:textId="77777777" w:rsidR="003735F8" w:rsidRDefault="003735F8">
            <w:pPr>
              <w:pStyle w:val="TableParagraph"/>
              <w:spacing w:before="6"/>
              <w:jc w:val="left"/>
              <w:rPr>
                <w:rFonts w:ascii="Times New Roman"/>
                <w:sz w:val="13"/>
              </w:rPr>
            </w:pPr>
          </w:p>
          <w:p w14:paraId="1DB6628D" w14:textId="77777777" w:rsidR="003735F8" w:rsidRDefault="004E0E58">
            <w:pPr>
              <w:pStyle w:val="TableParagraph"/>
              <w:spacing w:before="0"/>
              <w:ind w:left="65"/>
              <w:jc w:val="left"/>
              <w:rPr>
                <w:sz w:val="11"/>
              </w:rPr>
            </w:pPr>
            <w:r>
              <w:rPr>
                <w:sz w:val="11"/>
              </w:rPr>
              <w:t>3.49</w:t>
            </w:r>
          </w:p>
        </w:tc>
        <w:tc>
          <w:tcPr>
            <w:tcW w:w="331" w:type="dxa"/>
            <w:tcBorders>
              <w:top w:val="single" w:sz="4" w:space="0" w:color="000000"/>
              <w:left w:val="single" w:sz="4" w:space="0" w:color="000000"/>
              <w:bottom w:val="single" w:sz="4" w:space="0" w:color="000000"/>
              <w:right w:val="single" w:sz="4" w:space="0" w:color="000000"/>
            </w:tcBorders>
          </w:tcPr>
          <w:p w14:paraId="78EF71C4" w14:textId="77777777" w:rsidR="003735F8" w:rsidRDefault="003735F8">
            <w:pPr>
              <w:pStyle w:val="TableParagraph"/>
              <w:spacing w:before="6"/>
              <w:jc w:val="left"/>
              <w:rPr>
                <w:rFonts w:ascii="Times New Roman"/>
                <w:sz w:val="13"/>
              </w:rPr>
            </w:pPr>
          </w:p>
          <w:p w14:paraId="14EC7566" w14:textId="77777777" w:rsidR="003735F8" w:rsidRDefault="004E0E58">
            <w:pPr>
              <w:pStyle w:val="TableParagraph"/>
              <w:spacing w:before="0"/>
              <w:ind w:left="62"/>
              <w:jc w:val="left"/>
              <w:rPr>
                <w:sz w:val="11"/>
              </w:rPr>
            </w:pPr>
            <w:r>
              <w:rPr>
                <w:sz w:val="11"/>
              </w:rPr>
              <w:t>-2.08</w:t>
            </w:r>
          </w:p>
        </w:tc>
        <w:tc>
          <w:tcPr>
            <w:tcW w:w="384" w:type="dxa"/>
            <w:tcBorders>
              <w:top w:val="single" w:sz="4" w:space="0" w:color="000000"/>
              <w:left w:val="single" w:sz="4" w:space="0" w:color="000000"/>
              <w:bottom w:val="single" w:sz="4" w:space="0" w:color="000000"/>
            </w:tcBorders>
          </w:tcPr>
          <w:p w14:paraId="4E609402" w14:textId="77777777" w:rsidR="003735F8" w:rsidRDefault="003735F8">
            <w:pPr>
              <w:pStyle w:val="TableParagraph"/>
              <w:spacing w:before="6"/>
              <w:jc w:val="left"/>
              <w:rPr>
                <w:rFonts w:ascii="Times New Roman"/>
                <w:sz w:val="13"/>
              </w:rPr>
            </w:pPr>
          </w:p>
          <w:p w14:paraId="6A1AF547" w14:textId="77777777" w:rsidR="003735F8" w:rsidRDefault="004E0E58">
            <w:pPr>
              <w:pStyle w:val="TableParagraph"/>
              <w:spacing w:before="0"/>
              <w:ind w:left="135"/>
              <w:jc w:val="center"/>
              <w:rPr>
                <w:sz w:val="11"/>
              </w:rPr>
            </w:pPr>
            <w:r>
              <w:rPr>
                <w:sz w:val="11"/>
              </w:rPr>
              <w:t>3.95</w:t>
            </w:r>
          </w:p>
        </w:tc>
        <w:tc>
          <w:tcPr>
            <w:tcW w:w="1642" w:type="dxa"/>
            <w:tcBorders>
              <w:top w:val="single" w:sz="4" w:space="0" w:color="000000"/>
              <w:bottom w:val="single" w:sz="4" w:space="0" w:color="000000"/>
              <w:right w:val="single" w:sz="4" w:space="0" w:color="000000"/>
            </w:tcBorders>
          </w:tcPr>
          <w:p w14:paraId="27409BDB" w14:textId="77777777" w:rsidR="003735F8" w:rsidRDefault="003735F8">
            <w:pPr>
              <w:pStyle w:val="TableParagraph"/>
              <w:spacing w:before="6"/>
              <w:jc w:val="left"/>
              <w:rPr>
                <w:rFonts w:ascii="Times New Roman"/>
                <w:sz w:val="13"/>
              </w:rPr>
            </w:pPr>
          </w:p>
          <w:p w14:paraId="74A7EC15" w14:textId="77777777" w:rsidR="003735F8" w:rsidRDefault="004E0E58">
            <w:pPr>
              <w:pStyle w:val="TableParagraph"/>
              <w:spacing w:before="0"/>
              <w:ind w:left="25"/>
              <w:jc w:val="left"/>
              <w:rPr>
                <w:sz w:val="11"/>
              </w:rPr>
            </w:pPr>
            <w:r>
              <w:rPr>
                <w:sz w:val="11"/>
              </w:rPr>
              <w:t>ARIMA_with_TMAX_covariate</w:t>
            </w:r>
          </w:p>
        </w:tc>
        <w:tc>
          <w:tcPr>
            <w:tcW w:w="365" w:type="dxa"/>
            <w:tcBorders>
              <w:top w:val="single" w:sz="4" w:space="0" w:color="000000"/>
              <w:left w:val="single" w:sz="4" w:space="0" w:color="000000"/>
              <w:bottom w:val="single" w:sz="4" w:space="0" w:color="000000"/>
              <w:right w:val="single" w:sz="4" w:space="0" w:color="000000"/>
            </w:tcBorders>
          </w:tcPr>
          <w:p w14:paraId="6918E56D" w14:textId="77777777" w:rsidR="003735F8" w:rsidRDefault="003735F8">
            <w:pPr>
              <w:pStyle w:val="TableParagraph"/>
              <w:spacing w:before="6"/>
              <w:jc w:val="left"/>
              <w:rPr>
                <w:rFonts w:ascii="Times New Roman"/>
                <w:sz w:val="13"/>
              </w:rPr>
            </w:pPr>
          </w:p>
          <w:p w14:paraId="7B2673EA" w14:textId="77777777" w:rsidR="003735F8" w:rsidRDefault="004E0E58">
            <w:pPr>
              <w:pStyle w:val="TableParagraph"/>
              <w:spacing w:before="0"/>
              <w:ind w:right="9"/>
              <w:rPr>
                <w:sz w:val="11"/>
              </w:rPr>
            </w:pPr>
            <w:r>
              <w:rPr>
                <w:sz w:val="11"/>
              </w:rPr>
              <w:t>0.43</w:t>
            </w:r>
          </w:p>
        </w:tc>
        <w:tc>
          <w:tcPr>
            <w:tcW w:w="379" w:type="dxa"/>
            <w:tcBorders>
              <w:top w:val="single" w:sz="4" w:space="0" w:color="000000"/>
              <w:left w:val="single" w:sz="4" w:space="0" w:color="000000"/>
              <w:bottom w:val="single" w:sz="4" w:space="0" w:color="000000"/>
              <w:right w:val="single" w:sz="4" w:space="0" w:color="000000"/>
            </w:tcBorders>
          </w:tcPr>
          <w:p w14:paraId="0D39D8BD" w14:textId="77777777" w:rsidR="003735F8" w:rsidRDefault="003735F8">
            <w:pPr>
              <w:pStyle w:val="TableParagraph"/>
              <w:spacing w:before="6"/>
              <w:jc w:val="left"/>
              <w:rPr>
                <w:rFonts w:ascii="Times New Roman"/>
                <w:sz w:val="13"/>
              </w:rPr>
            </w:pPr>
          </w:p>
          <w:p w14:paraId="7F3C8088" w14:textId="77777777" w:rsidR="003735F8" w:rsidRDefault="004E0E58">
            <w:pPr>
              <w:pStyle w:val="TableParagraph"/>
              <w:spacing w:before="0"/>
              <w:ind w:right="8"/>
              <w:rPr>
                <w:sz w:val="11"/>
              </w:rPr>
            </w:pPr>
            <w:r>
              <w:rPr>
                <w:sz w:val="11"/>
              </w:rPr>
              <w:t>1.52</w:t>
            </w:r>
          </w:p>
        </w:tc>
        <w:tc>
          <w:tcPr>
            <w:tcW w:w="302" w:type="dxa"/>
            <w:tcBorders>
              <w:top w:val="single" w:sz="4" w:space="0" w:color="000000"/>
              <w:left w:val="single" w:sz="4" w:space="0" w:color="000000"/>
              <w:bottom w:val="single" w:sz="4" w:space="0" w:color="000000"/>
              <w:right w:val="single" w:sz="4" w:space="0" w:color="000000"/>
            </w:tcBorders>
          </w:tcPr>
          <w:p w14:paraId="4F1BD23F" w14:textId="77777777" w:rsidR="003735F8" w:rsidRDefault="003735F8">
            <w:pPr>
              <w:pStyle w:val="TableParagraph"/>
              <w:spacing w:before="6"/>
              <w:jc w:val="left"/>
              <w:rPr>
                <w:rFonts w:ascii="Times New Roman"/>
                <w:sz w:val="13"/>
              </w:rPr>
            </w:pPr>
          </w:p>
          <w:p w14:paraId="795DAA01" w14:textId="77777777" w:rsidR="003735F8" w:rsidRDefault="004E0E58">
            <w:pPr>
              <w:pStyle w:val="TableParagraph"/>
              <w:spacing w:before="0"/>
              <w:ind w:right="10"/>
              <w:rPr>
                <w:sz w:val="11"/>
              </w:rPr>
            </w:pPr>
            <w:r>
              <w:rPr>
                <w:sz w:val="11"/>
              </w:rPr>
              <w:t>1.29</w:t>
            </w:r>
          </w:p>
        </w:tc>
        <w:tc>
          <w:tcPr>
            <w:tcW w:w="331" w:type="dxa"/>
            <w:tcBorders>
              <w:top w:val="single" w:sz="4" w:space="0" w:color="000000"/>
              <w:left w:val="single" w:sz="4" w:space="0" w:color="000000"/>
              <w:bottom w:val="single" w:sz="4" w:space="0" w:color="000000"/>
              <w:right w:val="single" w:sz="4" w:space="0" w:color="000000"/>
            </w:tcBorders>
          </w:tcPr>
          <w:p w14:paraId="194FD084" w14:textId="77777777" w:rsidR="003735F8" w:rsidRDefault="003735F8">
            <w:pPr>
              <w:pStyle w:val="TableParagraph"/>
              <w:spacing w:before="6"/>
              <w:jc w:val="left"/>
              <w:rPr>
                <w:rFonts w:ascii="Times New Roman"/>
                <w:sz w:val="13"/>
              </w:rPr>
            </w:pPr>
          </w:p>
          <w:p w14:paraId="25FF1E03" w14:textId="77777777" w:rsidR="003735F8" w:rsidRDefault="004E0E58">
            <w:pPr>
              <w:pStyle w:val="TableParagraph"/>
              <w:spacing w:before="0"/>
              <w:ind w:right="5"/>
              <w:rPr>
                <w:sz w:val="11"/>
              </w:rPr>
            </w:pPr>
            <w:r>
              <w:rPr>
                <w:sz w:val="11"/>
              </w:rPr>
              <w:t>0.41</w:t>
            </w:r>
          </w:p>
        </w:tc>
        <w:tc>
          <w:tcPr>
            <w:tcW w:w="417" w:type="dxa"/>
            <w:tcBorders>
              <w:top w:val="single" w:sz="4" w:space="0" w:color="000000"/>
              <w:left w:val="single" w:sz="4" w:space="0" w:color="000000"/>
              <w:bottom w:val="single" w:sz="4" w:space="0" w:color="000000"/>
            </w:tcBorders>
          </w:tcPr>
          <w:p w14:paraId="472F2C8F" w14:textId="77777777" w:rsidR="003735F8" w:rsidRDefault="003735F8">
            <w:pPr>
              <w:pStyle w:val="TableParagraph"/>
              <w:spacing w:before="6"/>
              <w:jc w:val="left"/>
              <w:rPr>
                <w:rFonts w:ascii="Times New Roman"/>
                <w:sz w:val="13"/>
              </w:rPr>
            </w:pPr>
          </w:p>
          <w:p w14:paraId="77CD511F" w14:textId="77777777" w:rsidR="003735F8" w:rsidRDefault="004E0E58">
            <w:pPr>
              <w:pStyle w:val="TableParagraph"/>
              <w:spacing w:before="0"/>
              <w:ind w:right="5"/>
              <w:rPr>
                <w:sz w:val="11"/>
              </w:rPr>
            </w:pPr>
            <w:r>
              <w:rPr>
                <w:sz w:val="11"/>
              </w:rPr>
              <w:t>1.39</w:t>
            </w:r>
          </w:p>
        </w:tc>
        <w:tc>
          <w:tcPr>
            <w:tcW w:w="1641" w:type="dxa"/>
            <w:tcBorders>
              <w:top w:val="single" w:sz="4" w:space="0" w:color="000000"/>
              <w:bottom w:val="single" w:sz="4" w:space="0" w:color="000000"/>
              <w:right w:val="single" w:sz="4" w:space="0" w:color="000000"/>
            </w:tcBorders>
          </w:tcPr>
          <w:p w14:paraId="1AAE170A" w14:textId="77777777" w:rsidR="003735F8" w:rsidRDefault="003735F8">
            <w:pPr>
              <w:pStyle w:val="TableParagraph"/>
              <w:spacing w:before="6"/>
              <w:jc w:val="left"/>
              <w:rPr>
                <w:rFonts w:ascii="Times New Roman"/>
                <w:sz w:val="13"/>
              </w:rPr>
            </w:pPr>
          </w:p>
          <w:p w14:paraId="23B68904" w14:textId="77777777" w:rsidR="003735F8" w:rsidRDefault="004E0E58">
            <w:pPr>
              <w:pStyle w:val="TableParagraph"/>
              <w:spacing w:before="0"/>
              <w:ind w:left="30"/>
              <w:jc w:val="left"/>
              <w:rPr>
                <w:sz w:val="11"/>
              </w:rPr>
            </w:pPr>
            <w:r>
              <w:rPr>
                <w:sz w:val="11"/>
              </w:rPr>
              <w:t>ARIMA_with_TMAX_covariate</w:t>
            </w:r>
          </w:p>
        </w:tc>
        <w:tc>
          <w:tcPr>
            <w:tcW w:w="345" w:type="dxa"/>
            <w:tcBorders>
              <w:top w:val="single" w:sz="4" w:space="0" w:color="000000"/>
              <w:left w:val="single" w:sz="4" w:space="0" w:color="000000"/>
              <w:bottom w:val="single" w:sz="4" w:space="0" w:color="000000"/>
              <w:right w:val="single" w:sz="4" w:space="0" w:color="000000"/>
            </w:tcBorders>
          </w:tcPr>
          <w:p w14:paraId="2CB322A4" w14:textId="77777777" w:rsidR="003735F8" w:rsidRDefault="003735F8">
            <w:pPr>
              <w:pStyle w:val="TableParagraph"/>
              <w:spacing w:before="6"/>
              <w:jc w:val="left"/>
              <w:rPr>
                <w:rFonts w:ascii="Times New Roman"/>
                <w:sz w:val="13"/>
              </w:rPr>
            </w:pPr>
          </w:p>
          <w:p w14:paraId="6F44AC4A" w14:textId="77777777" w:rsidR="003735F8" w:rsidRDefault="004E0E58">
            <w:pPr>
              <w:pStyle w:val="TableParagraph"/>
              <w:spacing w:before="0"/>
              <w:ind w:right="5"/>
              <w:rPr>
                <w:sz w:val="11"/>
              </w:rPr>
            </w:pPr>
            <w:r>
              <w:rPr>
                <w:sz w:val="11"/>
              </w:rPr>
              <w:t>0.5</w:t>
            </w:r>
          </w:p>
        </w:tc>
        <w:tc>
          <w:tcPr>
            <w:tcW w:w="383" w:type="dxa"/>
            <w:tcBorders>
              <w:top w:val="single" w:sz="4" w:space="0" w:color="000000"/>
              <w:left w:val="single" w:sz="4" w:space="0" w:color="000000"/>
              <w:bottom w:val="single" w:sz="4" w:space="0" w:color="000000"/>
              <w:right w:val="single" w:sz="4" w:space="0" w:color="000000"/>
            </w:tcBorders>
          </w:tcPr>
          <w:p w14:paraId="3892945C" w14:textId="77777777" w:rsidR="003735F8" w:rsidRDefault="003735F8">
            <w:pPr>
              <w:pStyle w:val="TableParagraph"/>
              <w:spacing w:before="6"/>
              <w:jc w:val="left"/>
              <w:rPr>
                <w:rFonts w:ascii="Times New Roman"/>
                <w:sz w:val="13"/>
              </w:rPr>
            </w:pPr>
          </w:p>
          <w:p w14:paraId="6A526277" w14:textId="77777777" w:rsidR="003735F8" w:rsidRDefault="004E0E58">
            <w:pPr>
              <w:pStyle w:val="TableParagraph"/>
              <w:spacing w:before="0"/>
              <w:ind w:right="9"/>
              <w:rPr>
                <w:sz w:val="11"/>
              </w:rPr>
            </w:pPr>
            <w:r>
              <w:rPr>
                <w:sz w:val="11"/>
              </w:rPr>
              <w:t>6.46</w:t>
            </w:r>
          </w:p>
        </w:tc>
        <w:tc>
          <w:tcPr>
            <w:tcW w:w="297" w:type="dxa"/>
            <w:tcBorders>
              <w:top w:val="single" w:sz="4" w:space="0" w:color="000000"/>
              <w:left w:val="single" w:sz="4" w:space="0" w:color="000000"/>
              <w:bottom w:val="single" w:sz="4" w:space="0" w:color="000000"/>
              <w:right w:val="single" w:sz="4" w:space="0" w:color="000000"/>
            </w:tcBorders>
          </w:tcPr>
          <w:p w14:paraId="75984F49" w14:textId="77777777" w:rsidR="003735F8" w:rsidRDefault="003735F8">
            <w:pPr>
              <w:pStyle w:val="TableParagraph"/>
              <w:spacing w:before="6"/>
              <w:jc w:val="left"/>
              <w:rPr>
                <w:rFonts w:ascii="Times New Roman"/>
                <w:sz w:val="13"/>
              </w:rPr>
            </w:pPr>
          </w:p>
          <w:p w14:paraId="6F269E79" w14:textId="77777777" w:rsidR="003735F8" w:rsidRDefault="004E0E58">
            <w:pPr>
              <w:pStyle w:val="TableParagraph"/>
              <w:spacing w:before="0"/>
              <w:ind w:left="64"/>
              <w:jc w:val="left"/>
              <w:rPr>
                <w:sz w:val="11"/>
              </w:rPr>
            </w:pPr>
            <w:r>
              <w:rPr>
                <w:sz w:val="11"/>
              </w:rPr>
              <w:t>4.39</w:t>
            </w:r>
          </w:p>
        </w:tc>
        <w:tc>
          <w:tcPr>
            <w:tcW w:w="369" w:type="dxa"/>
            <w:tcBorders>
              <w:top w:val="single" w:sz="4" w:space="0" w:color="000000"/>
              <w:left w:val="single" w:sz="4" w:space="0" w:color="000000"/>
              <w:bottom w:val="single" w:sz="4" w:space="0" w:color="000000"/>
              <w:right w:val="single" w:sz="4" w:space="0" w:color="000000"/>
            </w:tcBorders>
          </w:tcPr>
          <w:p w14:paraId="379A8B02" w14:textId="77777777" w:rsidR="003735F8" w:rsidRDefault="003735F8">
            <w:pPr>
              <w:pStyle w:val="TableParagraph"/>
              <w:spacing w:before="6"/>
              <w:jc w:val="left"/>
              <w:rPr>
                <w:rFonts w:ascii="Times New Roman"/>
                <w:sz w:val="13"/>
              </w:rPr>
            </w:pPr>
          </w:p>
          <w:p w14:paraId="3ED399BA" w14:textId="77777777" w:rsidR="003735F8" w:rsidRDefault="004E0E58">
            <w:pPr>
              <w:pStyle w:val="TableParagraph"/>
              <w:spacing w:before="0"/>
              <w:ind w:left="128"/>
              <w:jc w:val="center"/>
              <w:rPr>
                <w:sz w:val="11"/>
              </w:rPr>
            </w:pPr>
            <w:r>
              <w:rPr>
                <w:sz w:val="11"/>
              </w:rPr>
              <w:t>0.26</w:t>
            </w:r>
          </w:p>
        </w:tc>
        <w:tc>
          <w:tcPr>
            <w:tcW w:w="398" w:type="dxa"/>
            <w:tcBorders>
              <w:top w:val="single" w:sz="4" w:space="0" w:color="000000"/>
              <w:left w:val="single" w:sz="4" w:space="0" w:color="000000"/>
              <w:bottom w:val="single" w:sz="4" w:space="0" w:color="000000"/>
            </w:tcBorders>
          </w:tcPr>
          <w:p w14:paraId="56BD51C8" w14:textId="77777777" w:rsidR="003735F8" w:rsidRDefault="003735F8">
            <w:pPr>
              <w:pStyle w:val="TableParagraph"/>
              <w:spacing w:before="6"/>
              <w:jc w:val="left"/>
              <w:rPr>
                <w:rFonts w:ascii="Times New Roman"/>
                <w:sz w:val="13"/>
              </w:rPr>
            </w:pPr>
          </w:p>
          <w:p w14:paraId="37F73DFF" w14:textId="77777777" w:rsidR="003735F8" w:rsidRDefault="004E0E58">
            <w:pPr>
              <w:pStyle w:val="TableParagraph"/>
              <w:spacing w:before="0"/>
              <w:rPr>
                <w:sz w:val="11"/>
              </w:rPr>
            </w:pPr>
            <w:r>
              <w:rPr>
                <w:sz w:val="11"/>
              </w:rPr>
              <w:t>4.91</w:t>
            </w:r>
          </w:p>
        </w:tc>
      </w:tr>
      <w:tr w:rsidR="003735F8" w14:paraId="3C50AFC7" w14:textId="77777777">
        <w:trPr>
          <w:trHeight w:val="320"/>
        </w:trPr>
        <w:tc>
          <w:tcPr>
            <w:tcW w:w="1646" w:type="dxa"/>
            <w:tcBorders>
              <w:top w:val="single" w:sz="4" w:space="0" w:color="000000"/>
              <w:right w:val="single" w:sz="4" w:space="0" w:color="000000"/>
            </w:tcBorders>
          </w:tcPr>
          <w:p w14:paraId="0E16E4C7" w14:textId="77777777" w:rsidR="003735F8" w:rsidRDefault="004E0E58">
            <w:pPr>
              <w:pStyle w:val="TableParagraph"/>
              <w:spacing w:before="93"/>
              <w:ind w:left="28"/>
              <w:jc w:val="left"/>
              <w:rPr>
                <w:sz w:val="11"/>
              </w:rPr>
            </w:pPr>
            <w:r>
              <w:rPr>
                <w:sz w:val="11"/>
              </w:rPr>
              <w:t>ARIMA_without_covariate</w:t>
            </w:r>
          </w:p>
        </w:tc>
        <w:tc>
          <w:tcPr>
            <w:tcW w:w="331" w:type="dxa"/>
            <w:tcBorders>
              <w:top w:val="single" w:sz="4" w:space="0" w:color="000000"/>
              <w:left w:val="single" w:sz="4" w:space="0" w:color="000000"/>
              <w:right w:val="single" w:sz="4" w:space="0" w:color="000000"/>
            </w:tcBorders>
          </w:tcPr>
          <w:p w14:paraId="1F536D07" w14:textId="77777777" w:rsidR="003735F8" w:rsidRDefault="004E0E58">
            <w:pPr>
              <w:pStyle w:val="TableParagraph"/>
              <w:spacing w:before="93"/>
              <w:ind w:left="57"/>
              <w:jc w:val="left"/>
              <w:rPr>
                <w:sz w:val="11"/>
              </w:rPr>
            </w:pPr>
            <w:r>
              <w:rPr>
                <w:sz w:val="11"/>
              </w:rPr>
              <w:t>-0.12</w:t>
            </w:r>
          </w:p>
        </w:tc>
        <w:tc>
          <w:tcPr>
            <w:tcW w:w="393" w:type="dxa"/>
            <w:tcBorders>
              <w:top w:val="single" w:sz="4" w:space="0" w:color="000000"/>
              <w:left w:val="single" w:sz="4" w:space="0" w:color="000000"/>
              <w:right w:val="single" w:sz="4" w:space="0" w:color="000000"/>
            </w:tcBorders>
          </w:tcPr>
          <w:p w14:paraId="5E8A6B00" w14:textId="77777777" w:rsidR="003735F8" w:rsidRDefault="004E0E58">
            <w:pPr>
              <w:pStyle w:val="TableParagraph"/>
              <w:spacing w:before="93"/>
              <w:ind w:right="11"/>
              <w:rPr>
                <w:sz w:val="11"/>
              </w:rPr>
            </w:pPr>
            <w:r>
              <w:rPr>
                <w:sz w:val="11"/>
              </w:rPr>
              <w:t>7.03</w:t>
            </w:r>
          </w:p>
        </w:tc>
        <w:tc>
          <w:tcPr>
            <w:tcW w:w="302" w:type="dxa"/>
            <w:tcBorders>
              <w:top w:val="single" w:sz="4" w:space="0" w:color="000000"/>
              <w:left w:val="single" w:sz="4" w:space="0" w:color="000000"/>
              <w:right w:val="single" w:sz="4" w:space="0" w:color="000000"/>
            </w:tcBorders>
          </w:tcPr>
          <w:p w14:paraId="7F37C772" w14:textId="77777777" w:rsidR="003735F8" w:rsidRDefault="004E0E58">
            <w:pPr>
              <w:pStyle w:val="TableParagraph"/>
              <w:spacing w:before="93"/>
              <w:ind w:left="65"/>
              <w:jc w:val="left"/>
              <w:rPr>
                <w:sz w:val="11"/>
              </w:rPr>
            </w:pPr>
            <w:r>
              <w:rPr>
                <w:sz w:val="11"/>
              </w:rPr>
              <w:t>6.25</w:t>
            </w:r>
          </w:p>
        </w:tc>
        <w:tc>
          <w:tcPr>
            <w:tcW w:w="331" w:type="dxa"/>
            <w:tcBorders>
              <w:top w:val="single" w:sz="4" w:space="0" w:color="000000"/>
              <w:left w:val="single" w:sz="4" w:space="0" w:color="000000"/>
              <w:right w:val="single" w:sz="4" w:space="0" w:color="000000"/>
            </w:tcBorders>
          </w:tcPr>
          <w:p w14:paraId="19EB6890" w14:textId="77777777" w:rsidR="003735F8" w:rsidRDefault="004E0E58">
            <w:pPr>
              <w:pStyle w:val="TableParagraph"/>
              <w:spacing w:before="93"/>
              <w:ind w:left="62"/>
              <w:jc w:val="left"/>
              <w:rPr>
                <w:sz w:val="11"/>
              </w:rPr>
            </w:pPr>
            <w:r>
              <w:rPr>
                <w:sz w:val="11"/>
              </w:rPr>
              <w:t>-0.74</w:t>
            </w:r>
          </w:p>
        </w:tc>
        <w:tc>
          <w:tcPr>
            <w:tcW w:w="384" w:type="dxa"/>
            <w:tcBorders>
              <w:top w:val="single" w:sz="4" w:space="0" w:color="000000"/>
              <w:left w:val="single" w:sz="4" w:space="0" w:color="000000"/>
            </w:tcBorders>
          </w:tcPr>
          <w:p w14:paraId="7717116F" w14:textId="77777777" w:rsidR="003735F8" w:rsidRDefault="004E0E58">
            <w:pPr>
              <w:pStyle w:val="TableParagraph"/>
              <w:spacing w:before="93"/>
              <w:ind w:left="135"/>
              <w:jc w:val="center"/>
              <w:rPr>
                <w:sz w:val="11"/>
              </w:rPr>
            </w:pPr>
            <w:r>
              <w:rPr>
                <w:sz w:val="11"/>
              </w:rPr>
              <w:t>6.95</w:t>
            </w:r>
          </w:p>
        </w:tc>
        <w:tc>
          <w:tcPr>
            <w:tcW w:w="1642" w:type="dxa"/>
            <w:tcBorders>
              <w:top w:val="single" w:sz="4" w:space="0" w:color="000000"/>
              <w:bottom w:val="single" w:sz="4" w:space="0" w:color="000000"/>
              <w:right w:val="single" w:sz="4" w:space="0" w:color="000000"/>
            </w:tcBorders>
          </w:tcPr>
          <w:p w14:paraId="4B04C736" w14:textId="77777777" w:rsidR="003735F8" w:rsidRDefault="004E0E58">
            <w:pPr>
              <w:pStyle w:val="TableParagraph"/>
              <w:spacing w:before="93"/>
              <w:ind w:left="25"/>
              <w:jc w:val="left"/>
              <w:rPr>
                <w:sz w:val="11"/>
              </w:rPr>
            </w:pPr>
            <w:r>
              <w:rPr>
                <w:sz w:val="11"/>
              </w:rPr>
              <w:t>ARIMA_without_covariate</w:t>
            </w:r>
          </w:p>
        </w:tc>
        <w:tc>
          <w:tcPr>
            <w:tcW w:w="365" w:type="dxa"/>
            <w:tcBorders>
              <w:top w:val="single" w:sz="4" w:space="0" w:color="000000"/>
              <w:left w:val="single" w:sz="4" w:space="0" w:color="000000"/>
              <w:bottom w:val="single" w:sz="4" w:space="0" w:color="000000"/>
              <w:right w:val="single" w:sz="4" w:space="0" w:color="000000"/>
            </w:tcBorders>
          </w:tcPr>
          <w:p w14:paraId="115B2E13" w14:textId="77777777" w:rsidR="003735F8" w:rsidRDefault="004E0E58">
            <w:pPr>
              <w:pStyle w:val="TableParagraph"/>
              <w:spacing w:before="93"/>
              <w:ind w:right="9"/>
              <w:rPr>
                <w:sz w:val="11"/>
              </w:rPr>
            </w:pPr>
            <w:r>
              <w:rPr>
                <w:sz w:val="11"/>
              </w:rPr>
              <w:t>-3.89</w:t>
            </w:r>
          </w:p>
        </w:tc>
        <w:tc>
          <w:tcPr>
            <w:tcW w:w="379" w:type="dxa"/>
            <w:tcBorders>
              <w:top w:val="single" w:sz="4" w:space="0" w:color="000000"/>
              <w:left w:val="single" w:sz="4" w:space="0" w:color="000000"/>
              <w:bottom w:val="single" w:sz="4" w:space="0" w:color="000000"/>
              <w:right w:val="single" w:sz="4" w:space="0" w:color="000000"/>
            </w:tcBorders>
          </w:tcPr>
          <w:p w14:paraId="72033F01" w14:textId="77777777" w:rsidR="003735F8" w:rsidRDefault="004E0E58">
            <w:pPr>
              <w:pStyle w:val="TableParagraph"/>
              <w:spacing w:before="93"/>
              <w:ind w:right="8"/>
              <w:rPr>
                <w:sz w:val="11"/>
              </w:rPr>
            </w:pPr>
            <w:r>
              <w:rPr>
                <w:sz w:val="11"/>
              </w:rPr>
              <w:t>5.73</w:t>
            </w:r>
          </w:p>
        </w:tc>
        <w:tc>
          <w:tcPr>
            <w:tcW w:w="302" w:type="dxa"/>
            <w:tcBorders>
              <w:top w:val="single" w:sz="4" w:space="0" w:color="000000"/>
              <w:left w:val="single" w:sz="4" w:space="0" w:color="000000"/>
              <w:bottom w:val="single" w:sz="4" w:space="0" w:color="000000"/>
              <w:right w:val="single" w:sz="4" w:space="0" w:color="000000"/>
            </w:tcBorders>
          </w:tcPr>
          <w:p w14:paraId="0194FABC" w14:textId="77777777" w:rsidR="003735F8" w:rsidRDefault="004E0E58">
            <w:pPr>
              <w:pStyle w:val="TableParagraph"/>
              <w:spacing w:before="93"/>
              <w:ind w:right="10"/>
              <w:rPr>
                <w:sz w:val="11"/>
              </w:rPr>
            </w:pPr>
            <w:r>
              <w:rPr>
                <w:sz w:val="11"/>
              </w:rPr>
              <w:t>4.62</w:t>
            </w:r>
          </w:p>
        </w:tc>
        <w:tc>
          <w:tcPr>
            <w:tcW w:w="331" w:type="dxa"/>
            <w:tcBorders>
              <w:top w:val="single" w:sz="4" w:space="0" w:color="000000"/>
              <w:left w:val="single" w:sz="4" w:space="0" w:color="000000"/>
              <w:bottom w:val="single" w:sz="4" w:space="0" w:color="000000"/>
              <w:right w:val="single" w:sz="4" w:space="0" w:color="000000"/>
            </w:tcBorders>
          </w:tcPr>
          <w:p w14:paraId="4B63AB07" w14:textId="77777777" w:rsidR="003735F8" w:rsidRDefault="004E0E58">
            <w:pPr>
              <w:pStyle w:val="TableParagraph"/>
              <w:spacing w:before="93"/>
              <w:ind w:right="5"/>
              <w:rPr>
                <w:sz w:val="11"/>
              </w:rPr>
            </w:pPr>
            <w:r>
              <w:rPr>
                <w:sz w:val="11"/>
              </w:rPr>
              <w:t>-4.42</w:t>
            </w:r>
          </w:p>
        </w:tc>
        <w:tc>
          <w:tcPr>
            <w:tcW w:w="417" w:type="dxa"/>
            <w:tcBorders>
              <w:top w:val="single" w:sz="4" w:space="0" w:color="000000"/>
              <w:left w:val="single" w:sz="4" w:space="0" w:color="000000"/>
              <w:bottom w:val="single" w:sz="4" w:space="0" w:color="000000"/>
            </w:tcBorders>
          </w:tcPr>
          <w:p w14:paraId="49A5163E" w14:textId="77777777" w:rsidR="003735F8" w:rsidRDefault="004E0E58">
            <w:pPr>
              <w:pStyle w:val="TableParagraph"/>
              <w:spacing w:before="93"/>
              <w:ind w:right="5"/>
              <w:rPr>
                <w:sz w:val="11"/>
              </w:rPr>
            </w:pPr>
            <w:r>
              <w:rPr>
                <w:sz w:val="11"/>
              </w:rPr>
              <w:t>5.16</w:t>
            </w:r>
          </w:p>
        </w:tc>
        <w:tc>
          <w:tcPr>
            <w:tcW w:w="1641" w:type="dxa"/>
            <w:tcBorders>
              <w:top w:val="single" w:sz="4" w:space="0" w:color="000000"/>
              <w:bottom w:val="single" w:sz="4" w:space="0" w:color="000000"/>
              <w:right w:val="single" w:sz="4" w:space="0" w:color="000000"/>
            </w:tcBorders>
          </w:tcPr>
          <w:p w14:paraId="5D5320A3" w14:textId="77777777" w:rsidR="003735F8" w:rsidRDefault="004E0E58">
            <w:pPr>
              <w:pStyle w:val="TableParagraph"/>
              <w:spacing w:before="93"/>
              <w:ind w:left="30"/>
              <w:jc w:val="left"/>
              <w:rPr>
                <w:sz w:val="11"/>
              </w:rPr>
            </w:pPr>
            <w:r>
              <w:rPr>
                <w:sz w:val="11"/>
              </w:rPr>
              <w:t>ARIMA_without_covariate</w:t>
            </w:r>
          </w:p>
        </w:tc>
        <w:tc>
          <w:tcPr>
            <w:tcW w:w="345" w:type="dxa"/>
            <w:tcBorders>
              <w:top w:val="single" w:sz="4" w:space="0" w:color="000000"/>
              <w:left w:val="single" w:sz="4" w:space="0" w:color="000000"/>
              <w:right w:val="single" w:sz="4" w:space="0" w:color="000000"/>
            </w:tcBorders>
          </w:tcPr>
          <w:p w14:paraId="5917FE6E" w14:textId="77777777" w:rsidR="003735F8" w:rsidRDefault="004E0E58">
            <w:pPr>
              <w:pStyle w:val="TableParagraph"/>
              <w:spacing w:before="93"/>
              <w:ind w:right="5"/>
              <w:rPr>
                <w:sz w:val="11"/>
              </w:rPr>
            </w:pPr>
            <w:r>
              <w:rPr>
                <w:sz w:val="11"/>
              </w:rPr>
              <w:t>-3.24</w:t>
            </w:r>
          </w:p>
        </w:tc>
        <w:tc>
          <w:tcPr>
            <w:tcW w:w="383" w:type="dxa"/>
            <w:tcBorders>
              <w:top w:val="single" w:sz="4" w:space="0" w:color="000000"/>
              <w:left w:val="single" w:sz="4" w:space="0" w:color="000000"/>
              <w:right w:val="single" w:sz="4" w:space="0" w:color="000000"/>
            </w:tcBorders>
          </w:tcPr>
          <w:p w14:paraId="0888AD69" w14:textId="77777777" w:rsidR="003735F8" w:rsidRDefault="004E0E58">
            <w:pPr>
              <w:pStyle w:val="TableParagraph"/>
              <w:spacing w:before="93"/>
              <w:ind w:right="9"/>
              <w:rPr>
                <w:sz w:val="11"/>
              </w:rPr>
            </w:pPr>
            <w:r>
              <w:rPr>
                <w:sz w:val="11"/>
              </w:rPr>
              <w:t>8.82</w:t>
            </w:r>
          </w:p>
        </w:tc>
        <w:tc>
          <w:tcPr>
            <w:tcW w:w="297" w:type="dxa"/>
            <w:tcBorders>
              <w:top w:val="single" w:sz="4" w:space="0" w:color="000000"/>
              <w:left w:val="single" w:sz="4" w:space="0" w:color="000000"/>
              <w:right w:val="single" w:sz="4" w:space="0" w:color="000000"/>
            </w:tcBorders>
          </w:tcPr>
          <w:p w14:paraId="7E715AC0" w14:textId="77777777" w:rsidR="003735F8" w:rsidRDefault="004E0E58">
            <w:pPr>
              <w:pStyle w:val="TableParagraph"/>
              <w:spacing w:before="93"/>
              <w:ind w:left="64"/>
              <w:jc w:val="left"/>
              <w:rPr>
                <w:sz w:val="11"/>
              </w:rPr>
            </w:pPr>
            <w:r>
              <w:rPr>
                <w:sz w:val="11"/>
              </w:rPr>
              <w:t>7.44</w:t>
            </w:r>
          </w:p>
        </w:tc>
        <w:tc>
          <w:tcPr>
            <w:tcW w:w="369" w:type="dxa"/>
            <w:tcBorders>
              <w:top w:val="single" w:sz="4" w:space="0" w:color="000000"/>
              <w:left w:val="single" w:sz="4" w:space="0" w:color="000000"/>
              <w:right w:val="single" w:sz="4" w:space="0" w:color="000000"/>
            </w:tcBorders>
          </w:tcPr>
          <w:p w14:paraId="5DB36E23" w14:textId="77777777" w:rsidR="003735F8" w:rsidRDefault="004E0E58">
            <w:pPr>
              <w:pStyle w:val="TableParagraph"/>
              <w:spacing w:before="93"/>
              <w:ind w:left="91"/>
              <w:jc w:val="center"/>
              <w:rPr>
                <w:sz w:val="11"/>
              </w:rPr>
            </w:pPr>
            <w:r>
              <w:rPr>
                <w:sz w:val="11"/>
              </w:rPr>
              <w:t>-4.36</w:t>
            </w:r>
          </w:p>
        </w:tc>
        <w:tc>
          <w:tcPr>
            <w:tcW w:w="398" w:type="dxa"/>
            <w:tcBorders>
              <w:top w:val="single" w:sz="4" w:space="0" w:color="000000"/>
              <w:left w:val="single" w:sz="4" w:space="0" w:color="000000"/>
            </w:tcBorders>
          </w:tcPr>
          <w:p w14:paraId="47950E41" w14:textId="77777777" w:rsidR="003735F8" w:rsidRDefault="004E0E58">
            <w:pPr>
              <w:pStyle w:val="TableParagraph"/>
              <w:spacing w:before="93"/>
              <w:rPr>
                <w:sz w:val="11"/>
              </w:rPr>
            </w:pPr>
            <w:r>
              <w:rPr>
                <w:sz w:val="11"/>
              </w:rPr>
              <w:t>8.45</w:t>
            </w:r>
          </w:p>
        </w:tc>
      </w:tr>
      <w:tr w:rsidR="003735F8" w14:paraId="11A7B711" w14:textId="77777777">
        <w:trPr>
          <w:trHeight w:val="316"/>
        </w:trPr>
        <w:tc>
          <w:tcPr>
            <w:tcW w:w="3387" w:type="dxa"/>
            <w:gridSpan w:val="6"/>
            <w:tcBorders>
              <w:left w:val="single" w:sz="4" w:space="0" w:color="000000"/>
              <w:bottom w:val="single" w:sz="4" w:space="0" w:color="000000"/>
            </w:tcBorders>
          </w:tcPr>
          <w:p w14:paraId="7E7428CD" w14:textId="77777777" w:rsidR="003735F8" w:rsidRDefault="003735F8">
            <w:pPr>
              <w:pStyle w:val="TableParagraph"/>
              <w:spacing w:before="0"/>
              <w:jc w:val="left"/>
              <w:rPr>
                <w:rFonts w:ascii="Times New Roman"/>
                <w:sz w:val="12"/>
              </w:rPr>
            </w:pPr>
          </w:p>
        </w:tc>
        <w:tc>
          <w:tcPr>
            <w:tcW w:w="1642" w:type="dxa"/>
            <w:tcBorders>
              <w:top w:val="single" w:sz="4" w:space="0" w:color="000000"/>
              <w:right w:val="single" w:sz="4" w:space="0" w:color="000000"/>
            </w:tcBorders>
          </w:tcPr>
          <w:p w14:paraId="494E3390" w14:textId="77777777" w:rsidR="003735F8" w:rsidRDefault="004E0E58">
            <w:pPr>
              <w:pStyle w:val="TableParagraph"/>
              <w:spacing w:before="93"/>
              <w:ind w:left="25"/>
              <w:jc w:val="left"/>
              <w:rPr>
                <w:sz w:val="11"/>
              </w:rPr>
            </w:pPr>
            <w:r>
              <w:rPr>
                <w:sz w:val="11"/>
              </w:rPr>
              <w:t>TSLM_with_TMAX_covariate</w:t>
            </w:r>
          </w:p>
        </w:tc>
        <w:tc>
          <w:tcPr>
            <w:tcW w:w="365" w:type="dxa"/>
            <w:tcBorders>
              <w:top w:val="single" w:sz="4" w:space="0" w:color="000000"/>
              <w:left w:val="single" w:sz="4" w:space="0" w:color="000000"/>
              <w:right w:val="single" w:sz="4" w:space="0" w:color="000000"/>
            </w:tcBorders>
          </w:tcPr>
          <w:p w14:paraId="581CF526" w14:textId="77777777" w:rsidR="003735F8" w:rsidRDefault="004E0E58">
            <w:pPr>
              <w:pStyle w:val="TableParagraph"/>
              <w:spacing w:before="93"/>
              <w:ind w:right="10"/>
              <w:rPr>
                <w:sz w:val="11"/>
              </w:rPr>
            </w:pPr>
            <w:r>
              <w:rPr>
                <w:sz w:val="11"/>
              </w:rPr>
              <w:t>1.2</w:t>
            </w:r>
          </w:p>
        </w:tc>
        <w:tc>
          <w:tcPr>
            <w:tcW w:w="379" w:type="dxa"/>
            <w:tcBorders>
              <w:top w:val="single" w:sz="4" w:space="0" w:color="000000"/>
              <w:left w:val="single" w:sz="4" w:space="0" w:color="000000"/>
              <w:right w:val="single" w:sz="4" w:space="0" w:color="000000"/>
            </w:tcBorders>
          </w:tcPr>
          <w:p w14:paraId="69F5AAD6" w14:textId="77777777" w:rsidR="003735F8" w:rsidRDefault="004E0E58">
            <w:pPr>
              <w:pStyle w:val="TableParagraph"/>
              <w:spacing w:before="93"/>
              <w:ind w:right="8"/>
              <w:rPr>
                <w:sz w:val="11"/>
              </w:rPr>
            </w:pPr>
            <w:r>
              <w:rPr>
                <w:sz w:val="11"/>
              </w:rPr>
              <w:t>1.92</w:t>
            </w:r>
          </w:p>
        </w:tc>
        <w:tc>
          <w:tcPr>
            <w:tcW w:w="302" w:type="dxa"/>
            <w:tcBorders>
              <w:top w:val="single" w:sz="4" w:space="0" w:color="000000"/>
              <w:left w:val="single" w:sz="4" w:space="0" w:color="000000"/>
              <w:right w:val="single" w:sz="4" w:space="0" w:color="000000"/>
            </w:tcBorders>
          </w:tcPr>
          <w:p w14:paraId="10A7D380" w14:textId="77777777" w:rsidR="003735F8" w:rsidRDefault="004E0E58">
            <w:pPr>
              <w:pStyle w:val="TableParagraph"/>
              <w:spacing w:before="93"/>
              <w:ind w:right="10"/>
              <w:rPr>
                <w:sz w:val="11"/>
              </w:rPr>
            </w:pPr>
            <w:r>
              <w:rPr>
                <w:sz w:val="11"/>
              </w:rPr>
              <w:t>1.66</w:t>
            </w:r>
          </w:p>
        </w:tc>
        <w:tc>
          <w:tcPr>
            <w:tcW w:w="331" w:type="dxa"/>
            <w:tcBorders>
              <w:top w:val="single" w:sz="4" w:space="0" w:color="000000"/>
              <w:left w:val="single" w:sz="4" w:space="0" w:color="000000"/>
              <w:right w:val="single" w:sz="4" w:space="0" w:color="000000"/>
            </w:tcBorders>
          </w:tcPr>
          <w:p w14:paraId="11697D5D" w14:textId="77777777" w:rsidR="003735F8" w:rsidRDefault="004E0E58">
            <w:pPr>
              <w:pStyle w:val="TableParagraph"/>
              <w:spacing w:before="93"/>
              <w:ind w:right="5"/>
              <w:rPr>
                <w:sz w:val="11"/>
              </w:rPr>
            </w:pPr>
            <w:r>
              <w:rPr>
                <w:sz w:val="11"/>
              </w:rPr>
              <w:t>1.24</w:t>
            </w:r>
          </w:p>
        </w:tc>
        <w:tc>
          <w:tcPr>
            <w:tcW w:w="417" w:type="dxa"/>
            <w:tcBorders>
              <w:top w:val="single" w:sz="4" w:space="0" w:color="000000"/>
              <w:left w:val="single" w:sz="4" w:space="0" w:color="000000"/>
            </w:tcBorders>
          </w:tcPr>
          <w:p w14:paraId="16FB248A" w14:textId="77777777" w:rsidR="003735F8" w:rsidRDefault="004E0E58">
            <w:pPr>
              <w:pStyle w:val="TableParagraph"/>
              <w:spacing w:before="93"/>
              <w:ind w:right="5"/>
              <w:rPr>
                <w:sz w:val="11"/>
              </w:rPr>
            </w:pPr>
            <w:r>
              <w:rPr>
                <w:sz w:val="11"/>
              </w:rPr>
              <w:t>1.77</w:t>
            </w:r>
          </w:p>
        </w:tc>
        <w:tc>
          <w:tcPr>
            <w:tcW w:w="1641" w:type="dxa"/>
            <w:tcBorders>
              <w:top w:val="single" w:sz="4" w:space="0" w:color="000000"/>
              <w:right w:val="single" w:sz="4" w:space="0" w:color="000000"/>
            </w:tcBorders>
          </w:tcPr>
          <w:p w14:paraId="3BB58E1C" w14:textId="77777777" w:rsidR="003735F8" w:rsidRDefault="004E0E58">
            <w:pPr>
              <w:pStyle w:val="TableParagraph"/>
              <w:spacing w:before="93"/>
              <w:ind w:left="30"/>
              <w:jc w:val="left"/>
              <w:rPr>
                <w:sz w:val="11"/>
              </w:rPr>
            </w:pPr>
            <w:r>
              <w:rPr>
                <w:sz w:val="11"/>
              </w:rPr>
              <w:t>TSLM_with_covariates</w:t>
            </w:r>
          </w:p>
        </w:tc>
        <w:tc>
          <w:tcPr>
            <w:tcW w:w="345" w:type="dxa"/>
            <w:tcBorders>
              <w:left w:val="single" w:sz="4" w:space="0" w:color="000000"/>
              <w:right w:val="single" w:sz="4" w:space="0" w:color="000000"/>
            </w:tcBorders>
          </w:tcPr>
          <w:p w14:paraId="3F19A90E" w14:textId="77777777" w:rsidR="003735F8" w:rsidRDefault="004E0E58">
            <w:pPr>
              <w:pStyle w:val="TableParagraph"/>
              <w:spacing w:before="93"/>
              <w:ind w:right="5"/>
              <w:rPr>
                <w:sz w:val="11"/>
              </w:rPr>
            </w:pPr>
            <w:r>
              <w:rPr>
                <w:sz w:val="11"/>
              </w:rPr>
              <w:t>-1.19</w:t>
            </w:r>
          </w:p>
        </w:tc>
        <w:tc>
          <w:tcPr>
            <w:tcW w:w="383" w:type="dxa"/>
            <w:tcBorders>
              <w:left w:val="single" w:sz="4" w:space="0" w:color="000000"/>
              <w:right w:val="single" w:sz="4" w:space="0" w:color="000000"/>
            </w:tcBorders>
          </w:tcPr>
          <w:p w14:paraId="5677529B" w14:textId="77777777" w:rsidR="003735F8" w:rsidRDefault="004E0E58">
            <w:pPr>
              <w:pStyle w:val="TableParagraph"/>
              <w:spacing w:before="93"/>
              <w:ind w:right="9"/>
              <w:rPr>
                <w:sz w:val="11"/>
              </w:rPr>
            </w:pPr>
            <w:r>
              <w:rPr>
                <w:sz w:val="11"/>
              </w:rPr>
              <w:t>5.88</w:t>
            </w:r>
          </w:p>
        </w:tc>
        <w:tc>
          <w:tcPr>
            <w:tcW w:w="297" w:type="dxa"/>
            <w:tcBorders>
              <w:left w:val="single" w:sz="4" w:space="0" w:color="000000"/>
              <w:right w:val="single" w:sz="4" w:space="0" w:color="000000"/>
            </w:tcBorders>
          </w:tcPr>
          <w:p w14:paraId="3AA8D9F4" w14:textId="77777777" w:rsidR="003735F8" w:rsidRDefault="004E0E58">
            <w:pPr>
              <w:pStyle w:val="TableParagraph"/>
              <w:spacing w:before="93"/>
              <w:ind w:left="64"/>
              <w:jc w:val="left"/>
              <w:rPr>
                <w:sz w:val="11"/>
              </w:rPr>
            </w:pPr>
            <w:r>
              <w:rPr>
                <w:sz w:val="11"/>
              </w:rPr>
              <w:t>4.17</w:t>
            </w:r>
          </w:p>
        </w:tc>
        <w:tc>
          <w:tcPr>
            <w:tcW w:w="369" w:type="dxa"/>
            <w:tcBorders>
              <w:left w:val="single" w:sz="4" w:space="0" w:color="000000"/>
              <w:right w:val="single" w:sz="4" w:space="0" w:color="000000"/>
            </w:tcBorders>
          </w:tcPr>
          <w:p w14:paraId="7ABE30B7" w14:textId="77777777" w:rsidR="003735F8" w:rsidRDefault="004E0E58">
            <w:pPr>
              <w:pStyle w:val="TableParagraph"/>
              <w:spacing w:before="93"/>
              <w:ind w:left="91"/>
              <w:jc w:val="center"/>
              <w:rPr>
                <w:sz w:val="11"/>
              </w:rPr>
            </w:pPr>
            <w:r>
              <w:rPr>
                <w:sz w:val="11"/>
              </w:rPr>
              <w:t>-1.61</w:t>
            </w:r>
          </w:p>
        </w:tc>
        <w:tc>
          <w:tcPr>
            <w:tcW w:w="398" w:type="dxa"/>
            <w:tcBorders>
              <w:left w:val="single" w:sz="4" w:space="0" w:color="000000"/>
            </w:tcBorders>
          </w:tcPr>
          <w:p w14:paraId="6D5FDCD5" w14:textId="77777777" w:rsidR="003735F8" w:rsidRDefault="004E0E58">
            <w:pPr>
              <w:pStyle w:val="TableParagraph"/>
              <w:spacing w:before="93"/>
              <w:rPr>
                <w:sz w:val="11"/>
              </w:rPr>
            </w:pPr>
            <w:r>
              <w:rPr>
                <w:sz w:val="11"/>
              </w:rPr>
              <w:t>4.69</w:t>
            </w:r>
          </w:p>
        </w:tc>
      </w:tr>
    </w:tbl>
    <w:p w14:paraId="6A26B900" w14:textId="77777777" w:rsidR="003735F8" w:rsidRDefault="003735F8">
      <w:pPr>
        <w:rPr>
          <w:sz w:val="11"/>
        </w:rPr>
        <w:sectPr w:rsidR="003735F8">
          <w:pgSz w:w="12240" w:h="15840"/>
          <w:pgMar w:top="1360" w:right="40" w:bottom="280" w:left="1340" w:header="720" w:footer="720" w:gutter="0"/>
          <w:cols w:space="720"/>
        </w:sectPr>
      </w:pPr>
    </w:p>
    <w:p w14:paraId="6A942D2F" w14:textId="77777777" w:rsidR="003735F8" w:rsidRDefault="004E0E58">
      <w:pPr>
        <w:pStyle w:val="BodyText"/>
        <w:ind w:left="119"/>
        <w:rPr>
          <w:sz w:val="20"/>
        </w:rPr>
      </w:pPr>
      <w:r>
        <w:rPr>
          <w:noProof/>
          <w:sz w:val="20"/>
        </w:rPr>
        <w:lastRenderedPageBreak/>
        <w:drawing>
          <wp:inline distT="0" distB="0" distL="0" distR="0" wp14:anchorId="0B728FA5" wp14:editId="44FD758C">
            <wp:extent cx="4215392" cy="237143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4215392" cy="2371439"/>
                    </a:xfrm>
                    <a:prstGeom prst="rect">
                      <a:avLst/>
                    </a:prstGeom>
                  </pic:spPr>
                </pic:pic>
              </a:graphicData>
            </a:graphic>
          </wp:inline>
        </w:drawing>
      </w:r>
    </w:p>
    <w:p w14:paraId="51964B66" w14:textId="77777777" w:rsidR="003735F8" w:rsidRDefault="004E0E58">
      <w:pPr>
        <w:spacing w:before="70"/>
        <w:ind w:left="100"/>
        <w:rPr>
          <w:sz w:val="18"/>
        </w:rPr>
      </w:pPr>
      <w:r>
        <w:rPr>
          <w:sz w:val="18"/>
        </w:rPr>
        <w:t>Fig.</w:t>
      </w:r>
      <w:r>
        <w:rPr>
          <w:spacing w:val="-3"/>
          <w:sz w:val="18"/>
        </w:rPr>
        <w:t xml:space="preserve"> </w:t>
      </w:r>
      <w:r>
        <w:rPr>
          <w:sz w:val="18"/>
        </w:rPr>
        <w:t>11:</w:t>
      </w:r>
      <w:r>
        <w:rPr>
          <w:spacing w:val="-2"/>
          <w:sz w:val="18"/>
        </w:rPr>
        <w:t xml:space="preserve"> </w:t>
      </w:r>
      <w:r>
        <w:rPr>
          <w:sz w:val="18"/>
        </w:rPr>
        <w:t>Prediction</w:t>
      </w:r>
      <w:r>
        <w:rPr>
          <w:spacing w:val="-3"/>
          <w:sz w:val="18"/>
        </w:rPr>
        <w:t xml:space="preserve"> </w:t>
      </w:r>
      <w:r>
        <w:rPr>
          <w:sz w:val="18"/>
        </w:rPr>
        <w:t>and</w:t>
      </w:r>
      <w:r>
        <w:rPr>
          <w:spacing w:val="-3"/>
          <w:sz w:val="18"/>
        </w:rPr>
        <w:t xml:space="preserve"> </w:t>
      </w:r>
      <w:r>
        <w:rPr>
          <w:sz w:val="18"/>
        </w:rPr>
        <w:t>Forecast</w:t>
      </w:r>
      <w:r>
        <w:rPr>
          <w:spacing w:val="-3"/>
          <w:sz w:val="18"/>
        </w:rPr>
        <w:t xml:space="preserve"> </w:t>
      </w:r>
      <w:r>
        <w:rPr>
          <w:sz w:val="18"/>
        </w:rPr>
        <w:t>Bloom</w:t>
      </w:r>
      <w:r>
        <w:rPr>
          <w:spacing w:val="-3"/>
          <w:sz w:val="18"/>
        </w:rPr>
        <w:t xml:space="preserve"> </w:t>
      </w:r>
      <w:r>
        <w:rPr>
          <w:sz w:val="18"/>
        </w:rPr>
        <w:t>data</w:t>
      </w:r>
      <w:r>
        <w:rPr>
          <w:spacing w:val="-2"/>
          <w:sz w:val="18"/>
        </w:rPr>
        <w:t xml:space="preserve"> </w:t>
      </w:r>
      <w:r>
        <w:rPr>
          <w:sz w:val="18"/>
        </w:rPr>
        <w:t>of</w:t>
      </w:r>
      <w:r>
        <w:rPr>
          <w:spacing w:val="-2"/>
          <w:sz w:val="18"/>
        </w:rPr>
        <w:t xml:space="preserve"> </w:t>
      </w:r>
      <w:r>
        <w:rPr>
          <w:sz w:val="18"/>
        </w:rPr>
        <w:t>year</w:t>
      </w:r>
      <w:r>
        <w:rPr>
          <w:spacing w:val="-3"/>
          <w:sz w:val="18"/>
        </w:rPr>
        <w:t xml:space="preserve"> </w:t>
      </w:r>
      <w:r>
        <w:rPr>
          <w:sz w:val="18"/>
        </w:rPr>
        <w:t>in</w:t>
      </w:r>
      <w:r>
        <w:rPr>
          <w:spacing w:val="-3"/>
          <w:sz w:val="18"/>
        </w:rPr>
        <w:t xml:space="preserve"> </w:t>
      </w:r>
      <w:r>
        <w:rPr>
          <w:sz w:val="18"/>
        </w:rPr>
        <w:t>Washington</w:t>
      </w:r>
      <w:r>
        <w:rPr>
          <w:spacing w:val="-3"/>
          <w:sz w:val="18"/>
        </w:rPr>
        <w:t xml:space="preserve"> </w:t>
      </w:r>
      <w:r>
        <w:rPr>
          <w:sz w:val="18"/>
        </w:rPr>
        <w:t>DC</w:t>
      </w:r>
      <w:r>
        <w:rPr>
          <w:spacing w:val="-3"/>
          <w:sz w:val="18"/>
        </w:rPr>
        <w:t xml:space="preserve"> </w:t>
      </w:r>
      <w:r>
        <w:rPr>
          <w:sz w:val="18"/>
        </w:rPr>
        <w:t>with</w:t>
      </w:r>
      <w:r>
        <w:rPr>
          <w:spacing w:val="-3"/>
          <w:sz w:val="18"/>
        </w:rPr>
        <w:t xml:space="preserve"> </w:t>
      </w:r>
      <w:r>
        <w:rPr>
          <w:sz w:val="18"/>
        </w:rPr>
        <w:t>real</w:t>
      </w:r>
      <w:r>
        <w:rPr>
          <w:spacing w:val="-3"/>
          <w:sz w:val="18"/>
        </w:rPr>
        <w:t xml:space="preserve"> </w:t>
      </w:r>
      <w:r>
        <w:rPr>
          <w:sz w:val="18"/>
        </w:rPr>
        <w:t>weather</w:t>
      </w:r>
      <w:r>
        <w:rPr>
          <w:spacing w:val="-2"/>
          <w:sz w:val="18"/>
        </w:rPr>
        <w:t xml:space="preserve"> </w:t>
      </w:r>
      <w:r>
        <w:rPr>
          <w:sz w:val="18"/>
        </w:rPr>
        <w:t>data.</w:t>
      </w:r>
      <w:r>
        <w:rPr>
          <w:spacing w:val="-2"/>
          <w:sz w:val="18"/>
        </w:rPr>
        <w:t xml:space="preserve"> </w:t>
      </w:r>
      <w:r>
        <w:rPr>
          <w:sz w:val="18"/>
        </w:rPr>
        <w:t>(Black</w:t>
      </w:r>
      <w:r>
        <w:rPr>
          <w:spacing w:val="-3"/>
          <w:sz w:val="18"/>
        </w:rPr>
        <w:t xml:space="preserve"> </w:t>
      </w:r>
      <w:r>
        <w:rPr>
          <w:sz w:val="18"/>
        </w:rPr>
        <w:t>bold</w:t>
      </w:r>
      <w:r>
        <w:rPr>
          <w:spacing w:val="-3"/>
          <w:sz w:val="18"/>
        </w:rPr>
        <w:t xml:space="preserve"> </w:t>
      </w:r>
      <w:r>
        <w:rPr>
          <w:sz w:val="18"/>
        </w:rPr>
        <w:t>line</w:t>
      </w:r>
      <w:r>
        <w:rPr>
          <w:spacing w:val="-3"/>
          <w:sz w:val="18"/>
        </w:rPr>
        <w:t xml:space="preserve"> </w:t>
      </w:r>
      <w:r>
        <w:rPr>
          <w:sz w:val="18"/>
        </w:rPr>
        <w:t>is</w:t>
      </w:r>
      <w:r>
        <w:rPr>
          <w:spacing w:val="-3"/>
          <w:sz w:val="18"/>
        </w:rPr>
        <w:t xml:space="preserve"> </w:t>
      </w:r>
      <w:r>
        <w:rPr>
          <w:sz w:val="18"/>
        </w:rPr>
        <w:t>real</w:t>
      </w:r>
      <w:r>
        <w:rPr>
          <w:spacing w:val="-2"/>
          <w:sz w:val="18"/>
        </w:rPr>
        <w:t xml:space="preserve"> </w:t>
      </w:r>
      <w:r>
        <w:rPr>
          <w:sz w:val="18"/>
        </w:rPr>
        <w:t>data.)</w:t>
      </w:r>
    </w:p>
    <w:p w14:paraId="0DD77468" w14:textId="77777777" w:rsidR="003735F8" w:rsidRDefault="003735F8">
      <w:pPr>
        <w:pStyle w:val="BodyText"/>
        <w:rPr>
          <w:sz w:val="20"/>
        </w:rPr>
      </w:pPr>
    </w:p>
    <w:p w14:paraId="1D995FEC" w14:textId="77777777" w:rsidR="003735F8" w:rsidRDefault="004E0E58">
      <w:pPr>
        <w:pStyle w:val="BodyText"/>
        <w:spacing w:before="7"/>
      </w:pPr>
      <w:r>
        <w:rPr>
          <w:noProof/>
        </w:rPr>
        <w:drawing>
          <wp:anchor distT="0" distB="0" distL="0" distR="0" simplePos="0" relativeHeight="6" behindDoc="0" locked="0" layoutInCell="1" allowOverlap="1" wp14:anchorId="4A935613" wp14:editId="1159E50E">
            <wp:simplePos x="0" y="0"/>
            <wp:positionH relativeFrom="page">
              <wp:posOffset>926859</wp:posOffset>
            </wp:positionH>
            <wp:positionV relativeFrom="paragraph">
              <wp:posOffset>180375</wp:posOffset>
            </wp:positionV>
            <wp:extent cx="4312990" cy="242658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312990" cy="2426589"/>
                    </a:xfrm>
                    <a:prstGeom prst="rect">
                      <a:avLst/>
                    </a:prstGeom>
                  </pic:spPr>
                </pic:pic>
              </a:graphicData>
            </a:graphic>
          </wp:anchor>
        </w:drawing>
      </w:r>
    </w:p>
    <w:p w14:paraId="2001A5AC" w14:textId="77777777" w:rsidR="003735F8" w:rsidRDefault="004E0E58">
      <w:pPr>
        <w:ind w:left="100"/>
        <w:rPr>
          <w:sz w:val="18"/>
        </w:rPr>
      </w:pPr>
      <w:r>
        <w:rPr>
          <w:sz w:val="18"/>
        </w:rPr>
        <w:t>Fig.</w:t>
      </w:r>
      <w:r>
        <w:rPr>
          <w:spacing w:val="-3"/>
          <w:sz w:val="18"/>
        </w:rPr>
        <w:t xml:space="preserve"> </w:t>
      </w:r>
      <w:r>
        <w:rPr>
          <w:sz w:val="18"/>
        </w:rPr>
        <w:t>12:</w:t>
      </w:r>
      <w:r>
        <w:rPr>
          <w:spacing w:val="-2"/>
          <w:sz w:val="18"/>
        </w:rPr>
        <w:t xml:space="preserve"> </w:t>
      </w:r>
      <w:r>
        <w:rPr>
          <w:sz w:val="18"/>
        </w:rPr>
        <w:t>Prediction</w:t>
      </w:r>
      <w:r>
        <w:rPr>
          <w:spacing w:val="-4"/>
          <w:sz w:val="18"/>
        </w:rPr>
        <w:t xml:space="preserve"> </w:t>
      </w:r>
      <w:r>
        <w:rPr>
          <w:sz w:val="18"/>
        </w:rPr>
        <w:t>and</w:t>
      </w:r>
      <w:r>
        <w:rPr>
          <w:spacing w:val="-3"/>
          <w:sz w:val="18"/>
        </w:rPr>
        <w:t xml:space="preserve"> </w:t>
      </w:r>
      <w:r>
        <w:rPr>
          <w:sz w:val="18"/>
        </w:rPr>
        <w:t>Forecast</w:t>
      </w:r>
      <w:r>
        <w:rPr>
          <w:spacing w:val="-3"/>
          <w:sz w:val="18"/>
        </w:rPr>
        <w:t xml:space="preserve"> </w:t>
      </w:r>
      <w:r>
        <w:rPr>
          <w:sz w:val="18"/>
        </w:rPr>
        <w:t>Bloom</w:t>
      </w:r>
      <w:r>
        <w:rPr>
          <w:spacing w:val="-3"/>
          <w:sz w:val="18"/>
        </w:rPr>
        <w:t xml:space="preserve"> </w:t>
      </w:r>
      <w:r>
        <w:rPr>
          <w:sz w:val="18"/>
        </w:rPr>
        <w:t>data</w:t>
      </w:r>
      <w:r>
        <w:rPr>
          <w:spacing w:val="-3"/>
          <w:sz w:val="18"/>
        </w:rPr>
        <w:t xml:space="preserve"> </w:t>
      </w:r>
      <w:r>
        <w:rPr>
          <w:sz w:val="18"/>
        </w:rPr>
        <w:t>of</w:t>
      </w:r>
      <w:r>
        <w:rPr>
          <w:spacing w:val="-2"/>
          <w:sz w:val="18"/>
        </w:rPr>
        <w:t xml:space="preserve"> </w:t>
      </w:r>
      <w:r>
        <w:rPr>
          <w:sz w:val="18"/>
        </w:rPr>
        <w:t>year</w:t>
      </w:r>
      <w:r>
        <w:rPr>
          <w:spacing w:val="-3"/>
          <w:sz w:val="18"/>
        </w:rPr>
        <w:t xml:space="preserve"> </w:t>
      </w:r>
      <w:r>
        <w:rPr>
          <w:sz w:val="18"/>
        </w:rPr>
        <w:t>in</w:t>
      </w:r>
      <w:r>
        <w:rPr>
          <w:spacing w:val="-3"/>
          <w:sz w:val="18"/>
        </w:rPr>
        <w:t xml:space="preserve"> </w:t>
      </w:r>
      <w:r>
        <w:rPr>
          <w:sz w:val="18"/>
        </w:rPr>
        <w:t>Kyoto</w:t>
      </w:r>
      <w:r>
        <w:rPr>
          <w:spacing w:val="-3"/>
          <w:sz w:val="18"/>
        </w:rPr>
        <w:t xml:space="preserve"> </w:t>
      </w:r>
      <w:r>
        <w:rPr>
          <w:sz w:val="18"/>
        </w:rPr>
        <w:t>with</w:t>
      </w:r>
      <w:r>
        <w:rPr>
          <w:spacing w:val="-4"/>
          <w:sz w:val="18"/>
        </w:rPr>
        <w:t xml:space="preserve"> </w:t>
      </w:r>
      <w:r>
        <w:rPr>
          <w:sz w:val="18"/>
        </w:rPr>
        <w:t>predicted</w:t>
      </w:r>
      <w:r>
        <w:rPr>
          <w:spacing w:val="-3"/>
          <w:sz w:val="18"/>
        </w:rPr>
        <w:t xml:space="preserve"> </w:t>
      </w:r>
      <w:r>
        <w:rPr>
          <w:sz w:val="18"/>
        </w:rPr>
        <w:t>weather</w:t>
      </w:r>
      <w:r>
        <w:rPr>
          <w:spacing w:val="-3"/>
          <w:sz w:val="18"/>
        </w:rPr>
        <w:t xml:space="preserve"> </w:t>
      </w:r>
      <w:r>
        <w:rPr>
          <w:sz w:val="18"/>
        </w:rPr>
        <w:t>data.</w:t>
      </w:r>
      <w:r>
        <w:rPr>
          <w:spacing w:val="-2"/>
          <w:sz w:val="18"/>
        </w:rPr>
        <w:t xml:space="preserve"> </w:t>
      </w:r>
      <w:r>
        <w:rPr>
          <w:sz w:val="18"/>
        </w:rPr>
        <w:t>(Black</w:t>
      </w:r>
      <w:r>
        <w:rPr>
          <w:spacing w:val="-4"/>
          <w:sz w:val="18"/>
        </w:rPr>
        <w:t xml:space="preserve"> </w:t>
      </w:r>
      <w:r>
        <w:rPr>
          <w:sz w:val="18"/>
        </w:rPr>
        <w:t>bold</w:t>
      </w:r>
      <w:r>
        <w:rPr>
          <w:spacing w:val="-3"/>
          <w:sz w:val="18"/>
        </w:rPr>
        <w:t xml:space="preserve"> </w:t>
      </w:r>
      <w:r>
        <w:rPr>
          <w:sz w:val="18"/>
        </w:rPr>
        <w:t>line</w:t>
      </w:r>
      <w:r>
        <w:rPr>
          <w:spacing w:val="-3"/>
          <w:sz w:val="18"/>
        </w:rPr>
        <w:t xml:space="preserve"> </w:t>
      </w:r>
      <w:r>
        <w:rPr>
          <w:sz w:val="18"/>
        </w:rPr>
        <w:t>is</w:t>
      </w:r>
      <w:r>
        <w:rPr>
          <w:spacing w:val="-3"/>
          <w:sz w:val="18"/>
        </w:rPr>
        <w:t xml:space="preserve"> </w:t>
      </w:r>
      <w:r>
        <w:rPr>
          <w:sz w:val="18"/>
        </w:rPr>
        <w:t>real</w:t>
      </w:r>
      <w:r>
        <w:rPr>
          <w:spacing w:val="-2"/>
          <w:sz w:val="18"/>
        </w:rPr>
        <w:t xml:space="preserve"> </w:t>
      </w:r>
      <w:r>
        <w:rPr>
          <w:sz w:val="18"/>
        </w:rPr>
        <w:t>data.)</w:t>
      </w:r>
    </w:p>
    <w:p w14:paraId="7A3D6F27" w14:textId="77777777" w:rsidR="003735F8" w:rsidRDefault="004E0E58">
      <w:pPr>
        <w:pStyle w:val="BodyText"/>
        <w:spacing w:before="9"/>
        <w:rPr>
          <w:sz w:val="23"/>
        </w:rPr>
      </w:pPr>
      <w:r>
        <w:rPr>
          <w:noProof/>
        </w:rPr>
        <w:drawing>
          <wp:anchor distT="0" distB="0" distL="0" distR="0" simplePos="0" relativeHeight="7" behindDoc="0" locked="0" layoutInCell="1" allowOverlap="1" wp14:anchorId="40B50EDF" wp14:editId="7D08511B">
            <wp:simplePos x="0" y="0"/>
            <wp:positionH relativeFrom="page">
              <wp:posOffset>926859</wp:posOffset>
            </wp:positionH>
            <wp:positionV relativeFrom="paragraph">
              <wp:posOffset>188898</wp:posOffset>
            </wp:positionV>
            <wp:extent cx="4313787" cy="242239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4313787" cy="2422398"/>
                    </a:xfrm>
                    <a:prstGeom prst="rect">
                      <a:avLst/>
                    </a:prstGeom>
                  </pic:spPr>
                </pic:pic>
              </a:graphicData>
            </a:graphic>
          </wp:anchor>
        </w:drawing>
      </w:r>
    </w:p>
    <w:p w14:paraId="21DE29CD" w14:textId="77777777" w:rsidR="003735F8" w:rsidRDefault="004E0E58">
      <w:pPr>
        <w:ind w:left="100"/>
        <w:rPr>
          <w:sz w:val="18"/>
        </w:rPr>
      </w:pPr>
      <w:r>
        <w:rPr>
          <w:sz w:val="18"/>
        </w:rPr>
        <w:t>Fig.</w:t>
      </w:r>
      <w:r>
        <w:rPr>
          <w:spacing w:val="-3"/>
          <w:sz w:val="18"/>
        </w:rPr>
        <w:t xml:space="preserve"> </w:t>
      </w:r>
      <w:r>
        <w:rPr>
          <w:sz w:val="18"/>
        </w:rPr>
        <w:t>13:</w:t>
      </w:r>
      <w:r>
        <w:rPr>
          <w:spacing w:val="-3"/>
          <w:sz w:val="18"/>
        </w:rPr>
        <w:t xml:space="preserve"> </w:t>
      </w:r>
      <w:r>
        <w:rPr>
          <w:sz w:val="18"/>
        </w:rPr>
        <w:t>Prediction</w:t>
      </w:r>
      <w:r>
        <w:rPr>
          <w:spacing w:val="-3"/>
          <w:sz w:val="18"/>
        </w:rPr>
        <w:t xml:space="preserve"> </w:t>
      </w:r>
      <w:r>
        <w:rPr>
          <w:sz w:val="18"/>
        </w:rPr>
        <w:t>and</w:t>
      </w:r>
      <w:r>
        <w:rPr>
          <w:spacing w:val="-4"/>
          <w:sz w:val="18"/>
        </w:rPr>
        <w:t xml:space="preserve"> </w:t>
      </w:r>
      <w:r>
        <w:rPr>
          <w:sz w:val="18"/>
        </w:rPr>
        <w:t>Forecast</w:t>
      </w:r>
      <w:r>
        <w:rPr>
          <w:spacing w:val="-2"/>
          <w:sz w:val="18"/>
        </w:rPr>
        <w:t xml:space="preserve"> </w:t>
      </w:r>
      <w:r>
        <w:rPr>
          <w:sz w:val="18"/>
        </w:rPr>
        <w:t>Bloom</w:t>
      </w:r>
      <w:r>
        <w:rPr>
          <w:spacing w:val="-4"/>
          <w:sz w:val="18"/>
        </w:rPr>
        <w:t xml:space="preserve"> </w:t>
      </w:r>
      <w:r>
        <w:rPr>
          <w:sz w:val="18"/>
        </w:rPr>
        <w:t>data</w:t>
      </w:r>
      <w:r>
        <w:rPr>
          <w:spacing w:val="-2"/>
          <w:sz w:val="18"/>
        </w:rPr>
        <w:t xml:space="preserve"> </w:t>
      </w:r>
      <w:r>
        <w:rPr>
          <w:sz w:val="18"/>
        </w:rPr>
        <w:t>of</w:t>
      </w:r>
      <w:r>
        <w:rPr>
          <w:spacing w:val="-3"/>
          <w:sz w:val="18"/>
        </w:rPr>
        <w:t xml:space="preserve"> </w:t>
      </w:r>
      <w:r>
        <w:rPr>
          <w:sz w:val="18"/>
        </w:rPr>
        <w:t>year</w:t>
      </w:r>
      <w:r>
        <w:rPr>
          <w:spacing w:val="-2"/>
          <w:sz w:val="18"/>
        </w:rPr>
        <w:t xml:space="preserve"> </w:t>
      </w:r>
      <w:r>
        <w:rPr>
          <w:sz w:val="18"/>
        </w:rPr>
        <w:t>in</w:t>
      </w:r>
      <w:r>
        <w:rPr>
          <w:spacing w:val="-4"/>
          <w:sz w:val="18"/>
        </w:rPr>
        <w:t xml:space="preserve"> </w:t>
      </w:r>
      <w:r>
        <w:rPr>
          <w:sz w:val="18"/>
        </w:rPr>
        <w:t>Liestal</w:t>
      </w:r>
      <w:r>
        <w:rPr>
          <w:spacing w:val="-2"/>
          <w:sz w:val="18"/>
        </w:rPr>
        <w:t xml:space="preserve"> </w:t>
      </w:r>
      <w:r>
        <w:rPr>
          <w:sz w:val="18"/>
        </w:rPr>
        <w:t>with</w:t>
      </w:r>
      <w:r>
        <w:rPr>
          <w:spacing w:val="-4"/>
          <w:sz w:val="18"/>
        </w:rPr>
        <w:t xml:space="preserve"> </w:t>
      </w:r>
      <w:r>
        <w:rPr>
          <w:sz w:val="18"/>
        </w:rPr>
        <w:t>predicted</w:t>
      </w:r>
      <w:r>
        <w:rPr>
          <w:spacing w:val="-3"/>
          <w:sz w:val="18"/>
        </w:rPr>
        <w:t xml:space="preserve"> </w:t>
      </w:r>
      <w:r>
        <w:rPr>
          <w:sz w:val="18"/>
        </w:rPr>
        <w:t>weather</w:t>
      </w:r>
      <w:r>
        <w:rPr>
          <w:spacing w:val="-3"/>
          <w:sz w:val="18"/>
        </w:rPr>
        <w:t xml:space="preserve"> </w:t>
      </w:r>
      <w:r>
        <w:rPr>
          <w:sz w:val="18"/>
        </w:rPr>
        <w:t>data.</w:t>
      </w:r>
      <w:r>
        <w:rPr>
          <w:spacing w:val="-2"/>
          <w:sz w:val="18"/>
        </w:rPr>
        <w:t xml:space="preserve"> </w:t>
      </w:r>
      <w:r>
        <w:rPr>
          <w:sz w:val="18"/>
        </w:rPr>
        <w:t>(Black</w:t>
      </w:r>
      <w:r>
        <w:rPr>
          <w:spacing w:val="-4"/>
          <w:sz w:val="18"/>
        </w:rPr>
        <w:t xml:space="preserve"> </w:t>
      </w:r>
      <w:r>
        <w:rPr>
          <w:sz w:val="18"/>
        </w:rPr>
        <w:t>bold</w:t>
      </w:r>
      <w:r>
        <w:rPr>
          <w:spacing w:val="-3"/>
          <w:sz w:val="18"/>
        </w:rPr>
        <w:t xml:space="preserve"> </w:t>
      </w:r>
      <w:r>
        <w:rPr>
          <w:sz w:val="18"/>
        </w:rPr>
        <w:t>line</w:t>
      </w:r>
      <w:r>
        <w:rPr>
          <w:spacing w:val="-3"/>
          <w:sz w:val="18"/>
        </w:rPr>
        <w:t xml:space="preserve"> </w:t>
      </w:r>
      <w:r>
        <w:rPr>
          <w:sz w:val="18"/>
        </w:rPr>
        <w:t>is</w:t>
      </w:r>
      <w:r>
        <w:rPr>
          <w:spacing w:val="-3"/>
          <w:sz w:val="18"/>
        </w:rPr>
        <w:t xml:space="preserve"> </w:t>
      </w:r>
      <w:r>
        <w:rPr>
          <w:sz w:val="18"/>
        </w:rPr>
        <w:t>real</w:t>
      </w:r>
      <w:r>
        <w:rPr>
          <w:spacing w:val="-3"/>
          <w:sz w:val="18"/>
        </w:rPr>
        <w:t xml:space="preserve"> </w:t>
      </w:r>
      <w:r>
        <w:rPr>
          <w:sz w:val="18"/>
        </w:rPr>
        <w:t>data.)</w:t>
      </w:r>
    </w:p>
    <w:p w14:paraId="62F6500C" w14:textId="77777777" w:rsidR="003735F8" w:rsidRDefault="003735F8">
      <w:pPr>
        <w:rPr>
          <w:sz w:val="18"/>
        </w:rPr>
        <w:sectPr w:rsidR="003735F8">
          <w:pgSz w:w="12240" w:h="15840"/>
          <w:pgMar w:top="1460" w:right="40" w:bottom="280" w:left="1340" w:header="720" w:footer="720" w:gutter="0"/>
          <w:cols w:space="720"/>
        </w:sectPr>
      </w:pPr>
    </w:p>
    <w:p w14:paraId="1E69CD81" w14:textId="77777777" w:rsidR="003735F8" w:rsidRDefault="004E0E58">
      <w:pPr>
        <w:pStyle w:val="BodyText"/>
        <w:ind w:left="158"/>
        <w:rPr>
          <w:sz w:val="20"/>
        </w:rPr>
      </w:pPr>
      <w:r>
        <w:rPr>
          <w:noProof/>
          <w:sz w:val="20"/>
        </w:rPr>
        <w:lastRenderedPageBreak/>
        <w:drawing>
          <wp:inline distT="0" distB="0" distL="0" distR="0" wp14:anchorId="431C7FAE" wp14:editId="375B0E41">
            <wp:extent cx="3914871" cy="237210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3914871" cy="2372105"/>
                    </a:xfrm>
                    <a:prstGeom prst="rect">
                      <a:avLst/>
                    </a:prstGeom>
                  </pic:spPr>
                </pic:pic>
              </a:graphicData>
            </a:graphic>
          </wp:inline>
        </w:drawing>
      </w:r>
    </w:p>
    <w:p w14:paraId="5BFD8BFA" w14:textId="77777777" w:rsidR="003735F8" w:rsidRDefault="004E0E58">
      <w:pPr>
        <w:spacing w:before="53"/>
        <w:ind w:left="100"/>
        <w:rPr>
          <w:sz w:val="18"/>
        </w:rPr>
      </w:pPr>
      <w:r>
        <w:rPr>
          <w:sz w:val="18"/>
        </w:rPr>
        <w:t>Fig.</w:t>
      </w:r>
      <w:r>
        <w:rPr>
          <w:spacing w:val="-3"/>
          <w:sz w:val="18"/>
        </w:rPr>
        <w:t xml:space="preserve"> </w:t>
      </w:r>
      <w:r>
        <w:rPr>
          <w:sz w:val="18"/>
        </w:rPr>
        <w:t>14:</w:t>
      </w:r>
      <w:r>
        <w:rPr>
          <w:spacing w:val="-3"/>
          <w:sz w:val="18"/>
        </w:rPr>
        <w:t xml:space="preserve"> </w:t>
      </w:r>
      <w:r>
        <w:rPr>
          <w:sz w:val="18"/>
        </w:rPr>
        <w:t>Time</w:t>
      </w:r>
      <w:r>
        <w:rPr>
          <w:spacing w:val="-2"/>
          <w:sz w:val="18"/>
        </w:rPr>
        <w:t xml:space="preserve"> </w:t>
      </w:r>
      <w:r>
        <w:rPr>
          <w:sz w:val="18"/>
        </w:rPr>
        <w:t>plot</w:t>
      </w:r>
      <w:r>
        <w:rPr>
          <w:spacing w:val="-3"/>
          <w:sz w:val="18"/>
        </w:rPr>
        <w:t xml:space="preserve"> </w:t>
      </w:r>
      <w:r>
        <w:rPr>
          <w:sz w:val="18"/>
        </w:rPr>
        <w:t>of</w:t>
      </w:r>
      <w:r>
        <w:rPr>
          <w:spacing w:val="-3"/>
          <w:sz w:val="18"/>
        </w:rPr>
        <w:t xml:space="preserve"> </w:t>
      </w:r>
      <w:r>
        <w:rPr>
          <w:sz w:val="18"/>
        </w:rPr>
        <w:t>TMAX_3</w:t>
      </w:r>
      <w:r>
        <w:rPr>
          <w:spacing w:val="-3"/>
          <w:sz w:val="18"/>
        </w:rPr>
        <w:t xml:space="preserve"> </w:t>
      </w:r>
      <w:r>
        <w:rPr>
          <w:sz w:val="18"/>
        </w:rPr>
        <w:t>for</w:t>
      </w:r>
      <w:r>
        <w:rPr>
          <w:spacing w:val="-3"/>
          <w:sz w:val="18"/>
        </w:rPr>
        <w:t xml:space="preserve"> </w:t>
      </w:r>
      <w:r>
        <w:rPr>
          <w:sz w:val="18"/>
        </w:rPr>
        <w:t>Vancouver,</w:t>
      </w:r>
      <w:r>
        <w:rPr>
          <w:spacing w:val="-2"/>
          <w:sz w:val="18"/>
        </w:rPr>
        <w:t xml:space="preserve"> </w:t>
      </w:r>
      <w:r>
        <w:rPr>
          <w:sz w:val="18"/>
        </w:rPr>
        <w:t>Canada.</w:t>
      </w:r>
    </w:p>
    <w:p w14:paraId="28EFE5EA" w14:textId="77777777" w:rsidR="003735F8" w:rsidRDefault="003735F8">
      <w:pPr>
        <w:pStyle w:val="BodyText"/>
        <w:rPr>
          <w:sz w:val="20"/>
        </w:rPr>
      </w:pPr>
    </w:p>
    <w:p w14:paraId="165411A9" w14:textId="77777777" w:rsidR="003735F8" w:rsidRDefault="004E0E58">
      <w:pPr>
        <w:pStyle w:val="BodyText"/>
        <w:spacing w:before="1"/>
        <w:rPr>
          <w:sz w:val="10"/>
        </w:rPr>
      </w:pPr>
      <w:r>
        <w:rPr>
          <w:noProof/>
        </w:rPr>
        <w:drawing>
          <wp:anchor distT="0" distB="0" distL="0" distR="0" simplePos="0" relativeHeight="8" behindDoc="0" locked="0" layoutInCell="1" allowOverlap="1" wp14:anchorId="3B3E9780" wp14:editId="6B46D2B4">
            <wp:simplePos x="0" y="0"/>
            <wp:positionH relativeFrom="page">
              <wp:posOffset>951833</wp:posOffset>
            </wp:positionH>
            <wp:positionV relativeFrom="paragraph">
              <wp:posOffset>89462</wp:posOffset>
            </wp:positionV>
            <wp:extent cx="3916963" cy="237210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3916963" cy="2372105"/>
                    </a:xfrm>
                    <a:prstGeom prst="rect">
                      <a:avLst/>
                    </a:prstGeom>
                  </pic:spPr>
                </pic:pic>
              </a:graphicData>
            </a:graphic>
          </wp:anchor>
        </w:drawing>
      </w:r>
    </w:p>
    <w:p w14:paraId="32363718" w14:textId="77777777" w:rsidR="003735F8" w:rsidRDefault="004E0E58">
      <w:pPr>
        <w:spacing w:before="50"/>
        <w:ind w:left="100"/>
        <w:rPr>
          <w:sz w:val="18"/>
        </w:rPr>
      </w:pPr>
      <w:r>
        <w:rPr>
          <w:sz w:val="18"/>
        </w:rPr>
        <w:t>Fig.</w:t>
      </w:r>
      <w:r>
        <w:rPr>
          <w:spacing w:val="-3"/>
          <w:sz w:val="18"/>
        </w:rPr>
        <w:t xml:space="preserve"> </w:t>
      </w:r>
      <w:r>
        <w:rPr>
          <w:sz w:val="18"/>
        </w:rPr>
        <w:t>15:</w:t>
      </w:r>
      <w:r>
        <w:rPr>
          <w:spacing w:val="-3"/>
          <w:sz w:val="18"/>
        </w:rPr>
        <w:t xml:space="preserve"> </w:t>
      </w:r>
      <w:r>
        <w:rPr>
          <w:sz w:val="18"/>
        </w:rPr>
        <w:t>Time</w:t>
      </w:r>
      <w:r>
        <w:rPr>
          <w:spacing w:val="-3"/>
          <w:sz w:val="18"/>
        </w:rPr>
        <w:t xml:space="preserve"> </w:t>
      </w:r>
      <w:r>
        <w:rPr>
          <w:sz w:val="18"/>
        </w:rPr>
        <w:t>plot</w:t>
      </w:r>
      <w:r>
        <w:rPr>
          <w:spacing w:val="-3"/>
          <w:sz w:val="18"/>
        </w:rPr>
        <w:t xml:space="preserve"> </w:t>
      </w:r>
      <w:r>
        <w:rPr>
          <w:sz w:val="18"/>
        </w:rPr>
        <w:t>of</w:t>
      </w:r>
      <w:r>
        <w:rPr>
          <w:spacing w:val="-2"/>
          <w:sz w:val="18"/>
        </w:rPr>
        <w:t xml:space="preserve"> </w:t>
      </w:r>
      <w:r>
        <w:rPr>
          <w:sz w:val="18"/>
        </w:rPr>
        <w:t>change</w:t>
      </w:r>
      <w:r>
        <w:rPr>
          <w:spacing w:val="-4"/>
          <w:sz w:val="18"/>
        </w:rPr>
        <w:t xml:space="preserve"> </w:t>
      </w:r>
      <w:r>
        <w:rPr>
          <w:sz w:val="18"/>
        </w:rPr>
        <w:t>in</w:t>
      </w:r>
      <w:r>
        <w:rPr>
          <w:spacing w:val="-3"/>
          <w:sz w:val="18"/>
        </w:rPr>
        <w:t xml:space="preserve"> </w:t>
      </w:r>
      <w:r>
        <w:rPr>
          <w:sz w:val="18"/>
        </w:rPr>
        <w:t>TMAX_3</w:t>
      </w:r>
      <w:r>
        <w:rPr>
          <w:spacing w:val="-4"/>
          <w:sz w:val="18"/>
        </w:rPr>
        <w:t xml:space="preserve"> </w:t>
      </w:r>
      <w:r>
        <w:rPr>
          <w:sz w:val="18"/>
        </w:rPr>
        <w:t>for</w:t>
      </w:r>
      <w:r>
        <w:rPr>
          <w:spacing w:val="-2"/>
          <w:sz w:val="18"/>
        </w:rPr>
        <w:t xml:space="preserve"> </w:t>
      </w:r>
      <w:r>
        <w:rPr>
          <w:sz w:val="18"/>
        </w:rPr>
        <w:t>Vancouver,</w:t>
      </w:r>
      <w:r>
        <w:rPr>
          <w:spacing w:val="-3"/>
          <w:sz w:val="18"/>
        </w:rPr>
        <w:t xml:space="preserve"> </w:t>
      </w:r>
      <w:r>
        <w:rPr>
          <w:sz w:val="18"/>
        </w:rPr>
        <w:t>Canada.</w:t>
      </w:r>
    </w:p>
    <w:p w14:paraId="64EC5E1F" w14:textId="77777777" w:rsidR="003735F8" w:rsidRDefault="003735F8">
      <w:pPr>
        <w:pStyle w:val="BodyText"/>
        <w:rPr>
          <w:sz w:val="20"/>
        </w:rPr>
      </w:pPr>
    </w:p>
    <w:p w14:paraId="5AE3B343" w14:textId="77777777" w:rsidR="003735F8" w:rsidRDefault="004E0E58">
      <w:pPr>
        <w:pStyle w:val="BodyText"/>
        <w:spacing w:before="3"/>
        <w:rPr>
          <w:sz w:val="19"/>
        </w:rPr>
      </w:pPr>
      <w:r>
        <w:rPr>
          <w:noProof/>
        </w:rPr>
        <w:drawing>
          <wp:anchor distT="0" distB="0" distL="0" distR="0" simplePos="0" relativeHeight="9" behindDoc="0" locked="0" layoutInCell="1" allowOverlap="1" wp14:anchorId="170E2EFE" wp14:editId="162D7375">
            <wp:simplePos x="0" y="0"/>
            <wp:positionH relativeFrom="page">
              <wp:posOffset>951833</wp:posOffset>
            </wp:positionH>
            <wp:positionV relativeFrom="paragraph">
              <wp:posOffset>156384</wp:posOffset>
            </wp:positionV>
            <wp:extent cx="3914405" cy="238887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stretch>
                      <a:fillRect/>
                    </a:stretch>
                  </pic:blipFill>
                  <pic:spPr>
                    <a:xfrm>
                      <a:off x="0" y="0"/>
                      <a:ext cx="3914405" cy="2388870"/>
                    </a:xfrm>
                    <a:prstGeom prst="rect">
                      <a:avLst/>
                    </a:prstGeom>
                  </pic:spPr>
                </pic:pic>
              </a:graphicData>
            </a:graphic>
          </wp:anchor>
        </w:drawing>
      </w:r>
    </w:p>
    <w:p w14:paraId="6C60EFAC" w14:textId="77777777" w:rsidR="003735F8" w:rsidRDefault="004E0E58">
      <w:pPr>
        <w:spacing w:before="28"/>
        <w:ind w:left="100"/>
        <w:rPr>
          <w:sz w:val="18"/>
        </w:rPr>
      </w:pPr>
      <w:r>
        <w:rPr>
          <w:sz w:val="18"/>
        </w:rPr>
        <w:t>Fig.</w:t>
      </w:r>
      <w:r>
        <w:rPr>
          <w:spacing w:val="-3"/>
          <w:sz w:val="18"/>
        </w:rPr>
        <w:t xml:space="preserve"> </w:t>
      </w:r>
      <w:r>
        <w:rPr>
          <w:sz w:val="18"/>
        </w:rPr>
        <w:t>16:</w:t>
      </w:r>
      <w:r>
        <w:rPr>
          <w:spacing w:val="-3"/>
          <w:sz w:val="18"/>
        </w:rPr>
        <w:t xml:space="preserve"> </w:t>
      </w:r>
      <w:r>
        <w:rPr>
          <w:sz w:val="18"/>
        </w:rPr>
        <w:t>Residual</w:t>
      </w:r>
      <w:r>
        <w:rPr>
          <w:spacing w:val="-3"/>
          <w:sz w:val="18"/>
        </w:rPr>
        <w:t xml:space="preserve"> </w:t>
      </w:r>
      <w:r>
        <w:rPr>
          <w:sz w:val="18"/>
        </w:rPr>
        <w:t>plot</w:t>
      </w:r>
      <w:r>
        <w:rPr>
          <w:spacing w:val="-3"/>
          <w:sz w:val="18"/>
        </w:rPr>
        <w:t xml:space="preserve"> </w:t>
      </w:r>
      <w:r>
        <w:rPr>
          <w:sz w:val="18"/>
        </w:rPr>
        <w:t>of</w:t>
      </w:r>
      <w:r>
        <w:rPr>
          <w:spacing w:val="-3"/>
          <w:sz w:val="18"/>
        </w:rPr>
        <w:t xml:space="preserve"> </w:t>
      </w:r>
      <w:r>
        <w:rPr>
          <w:sz w:val="18"/>
        </w:rPr>
        <w:t>Naïve</w:t>
      </w:r>
      <w:r>
        <w:rPr>
          <w:spacing w:val="-2"/>
          <w:sz w:val="18"/>
        </w:rPr>
        <w:t xml:space="preserve"> </w:t>
      </w:r>
      <w:r>
        <w:rPr>
          <w:sz w:val="18"/>
        </w:rPr>
        <w:t>model</w:t>
      </w:r>
      <w:r>
        <w:rPr>
          <w:spacing w:val="-3"/>
          <w:sz w:val="18"/>
        </w:rPr>
        <w:t xml:space="preserve"> </w:t>
      </w:r>
      <w:r>
        <w:rPr>
          <w:sz w:val="18"/>
        </w:rPr>
        <w:t>for</w:t>
      </w:r>
      <w:r>
        <w:rPr>
          <w:spacing w:val="-3"/>
          <w:sz w:val="18"/>
        </w:rPr>
        <w:t xml:space="preserve"> </w:t>
      </w:r>
      <w:r>
        <w:rPr>
          <w:sz w:val="18"/>
        </w:rPr>
        <w:t>TMAX_3</w:t>
      </w:r>
      <w:r>
        <w:rPr>
          <w:spacing w:val="-4"/>
          <w:sz w:val="18"/>
        </w:rPr>
        <w:t xml:space="preserve"> </w:t>
      </w:r>
      <w:r>
        <w:rPr>
          <w:sz w:val="18"/>
        </w:rPr>
        <w:t>for</w:t>
      </w:r>
      <w:r>
        <w:rPr>
          <w:spacing w:val="-3"/>
          <w:sz w:val="18"/>
        </w:rPr>
        <w:t xml:space="preserve"> </w:t>
      </w:r>
      <w:r>
        <w:rPr>
          <w:sz w:val="18"/>
        </w:rPr>
        <w:t>Vancouver,</w:t>
      </w:r>
      <w:r>
        <w:rPr>
          <w:spacing w:val="-2"/>
          <w:sz w:val="18"/>
        </w:rPr>
        <w:t xml:space="preserve"> </w:t>
      </w:r>
      <w:r>
        <w:rPr>
          <w:sz w:val="18"/>
        </w:rPr>
        <w:t>Canada.</w:t>
      </w:r>
    </w:p>
    <w:p w14:paraId="5DD78D9F" w14:textId="77777777" w:rsidR="003735F8" w:rsidRDefault="003735F8">
      <w:pPr>
        <w:rPr>
          <w:sz w:val="18"/>
        </w:rPr>
        <w:sectPr w:rsidR="003735F8">
          <w:pgSz w:w="12240" w:h="15840"/>
          <w:pgMar w:top="1500" w:right="40" w:bottom="280" w:left="1340" w:header="720" w:footer="720" w:gutter="0"/>
          <w:cols w:space="720"/>
        </w:sectPr>
      </w:pPr>
    </w:p>
    <w:p w14:paraId="3160FB95" w14:textId="77777777" w:rsidR="003735F8" w:rsidRDefault="004E0E58">
      <w:pPr>
        <w:pStyle w:val="BodyText"/>
        <w:ind w:left="158"/>
        <w:rPr>
          <w:sz w:val="20"/>
        </w:rPr>
      </w:pPr>
      <w:r>
        <w:rPr>
          <w:noProof/>
          <w:sz w:val="20"/>
        </w:rPr>
        <w:lastRenderedPageBreak/>
        <w:drawing>
          <wp:inline distT="0" distB="0" distL="0" distR="0" wp14:anchorId="68B31748" wp14:editId="399125CF">
            <wp:extent cx="3921731" cy="2393061"/>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stretch>
                      <a:fillRect/>
                    </a:stretch>
                  </pic:blipFill>
                  <pic:spPr>
                    <a:xfrm>
                      <a:off x="0" y="0"/>
                      <a:ext cx="3921731" cy="2393061"/>
                    </a:xfrm>
                    <a:prstGeom prst="rect">
                      <a:avLst/>
                    </a:prstGeom>
                  </pic:spPr>
                </pic:pic>
              </a:graphicData>
            </a:graphic>
          </wp:inline>
        </w:drawing>
      </w:r>
    </w:p>
    <w:p w14:paraId="70A04F67" w14:textId="77777777" w:rsidR="003735F8" w:rsidRDefault="004E0E58">
      <w:pPr>
        <w:spacing w:before="20"/>
        <w:ind w:left="100"/>
        <w:rPr>
          <w:sz w:val="18"/>
        </w:rPr>
      </w:pPr>
      <w:r>
        <w:rPr>
          <w:sz w:val="18"/>
        </w:rPr>
        <w:t>Fig.</w:t>
      </w:r>
      <w:r>
        <w:rPr>
          <w:spacing w:val="-3"/>
          <w:sz w:val="18"/>
        </w:rPr>
        <w:t xml:space="preserve"> </w:t>
      </w:r>
      <w:r>
        <w:rPr>
          <w:sz w:val="18"/>
        </w:rPr>
        <w:t>17:</w:t>
      </w:r>
      <w:r>
        <w:rPr>
          <w:spacing w:val="-3"/>
          <w:sz w:val="18"/>
        </w:rPr>
        <w:t xml:space="preserve"> </w:t>
      </w:r>
      <w:r>
        <w:rPr>
          <w:sz w:val="18"/>
        </w:rPr>
        <w:t>Residual</w:t>
      </w:r>
      <w:r>
        <w:rPr>
          <w:spacing w:val="-3"/>
          <w:sz w:val="18"/>
        </w:rPr>
        <w:t xml:space="preserve"> </w:t>
      </w:r>
      <w:r>
        <w:rPr>
          <w:sz w:val="18"/>
        </w:rPr>
        <w:t>plot</w:t>
      </w:r>
      <w:r>
        <w:rPr>
          <w:spacing w:val="-2"/>
          <w:sz w:val="18"/>
        </w:rPr>
        <w:t xml:space="preserve"> </w:t>
      </w:r>
      <w:r>
        <w:rPr>
          <w:sz w:val="18"/>
        </w:rPr>
        <w:t>of</w:t>
      </w:r>
      <w:r>
        <w:rPr>
          <w:spacing w:val="-3"/>
          <w:sz w:val="18"/>
        </w:rPr>
        <w:t xml:space="preserve"> </w:t>
      </w:r>
      <w:r>
        <w:rPr>
          <w:sz w:val="18"/>
        </w:rPr>
        <w:t>Arima</w:t>
      </w:r>
      <w:r>
        <w:rPr>
          <w:spacing w:val="-3"/>
          <w:sz w:val="18"/>
        </w:rPr>
        <w:t xml:space="preserve"> </w:t>
      </w:r>
      <w:r>
        <w:rPr>
          <w:sz w:val="18"/>
        </w:rPr>
        <w:t>model</w:t>
      </w:r>
      <w:r>
        <w:rPr>
          <w:spacing w:val="-2"/>
          <w:sz w:val="18"/>
        </w:rPr>
        <w:t xml:space="preserve"> </w:t>
      </w:r>
      <w:r>
        <w:rPr>
          <w:sz w:val="18"/>
        </w:rPr>
        <w:t>for</w:t>
      </w:r>
      <w:r>
        <w:rPr>
          <w:spacing w:val="-3"/>
          <w:sz w:val="18"/>
        </w:rPr>
        <w:t xml:space="preserve"> </w:t>
      </w:r>
      <w:r>
        <w:rPr>
          <w:sz w:val="18"/>
        </w:rPr>
        <w:t>TMAX_3</w:t>
      </w:r>
      <w:r>
        <w:rPr>
          <w:spacing w:val="-4"/>
          <w:sz w:val="18"/>
        </w:rPr>
        <w:t xml:space="preserve"> </w:t>
      </w:r>
      <w:r>
        <w:rPr>
          <w:sz w:val="18"/>
        </w:rPr>
        <w:t>for</w:t>
      </w:r>
      <w:r>
        <w:rPr>
          <w:spacing w:val="-2"/>
          <w:sz w:val="18"/>
        </w:rPr>
        <w:t xml:space="preserve"> </w:t>
      </w:r>
      <w:r>
        <w:rPr>
          <w:sz w:val="18"/>
        </w:rPr>
        <w:t>Vancouver,</w:t>
      </w:r>
      <w:r>
        <w:rPr>
          <w:spacing w:val="-3"/>
          <w:sz w:val="18"/>
        </w:rPr>
        <w:t xml:space="preserve"> </w:t>
      </w:r>
      <w:r>
        <w:rPr>
          <w:sz w:val="18"/>
        </w:rPr>
        <w:t>Canada.</w:t>
      </w:r>
    </w:p>
    <w:p w14:paraId="51131F2C" w14:textId="77777777" w:rsidR="003735F8" w:rsidRDefault="004E0E58">
      <w:pPr>
        <w:pStyle w:val="BodyText"/>
        <w:spacing w:before="9"/>
        <w:rPr>
          <w:sz w:val="27"/>
        </w:rPr>
      </w:pPr>
      <w:r>
        <w:rPr>
          <w:noProof/>
        </w:rPr>
        <w:drawing>
          <wp:anchor distT="0" distB="0" distL="0" distR="0" simplePos="0" relativeHeight="10" behindDoc="0" locked="0" layoutInCell="1" allowOverlap="1" wp14:anchorId="10644B52" wp14:editId="72AA4973">
            <wp:simplePos x="0" y="0"/>
            <wp:positionH relativeFrom="page">
              <wp:posOffset>951833</wp:posOffset>
            </wp:positionH>
            <wp:positionV relativeFrom="paragraph">
              <wp:posOffset>218479</wp:posOffset>
            </wp:positionV>
            <wp:extent cx="3914064" cy="237210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3914064" cy="2372105"/>
                    </a:xfrm>
                    <a:prstGeom prst="rect">
                      <a:avLst/>
                    </a:prstGeom>
                  </pic:spPr>
                </pic:pic>
              </a:graphicData>
            </a:graphic>
          </wp:anchor>
        </w:drawing>
      </w:r>
    </w:p>
    <w:p w14:paraId="659FC575" w14:textId="77777777" w:rsidR="003735F8" w:rsidRDefault="004E0E58">
      <w:pPr>
        <w:spacing w:before="53"/>
        <w:ind w:left="100"/>
        <w:rPr>
          <w:sz w:val="18"/>
        </w:rPr>
      </w:pPr>
      <w:r>
        <w:rPr>
          <w:sz w:val="18"/>
        </w:rPr>
        <w:t>Fig.</w:t>
      </w:r>
      <w:r>
        <w:rPr>
          <w:spacing w:val="-3"/>
          <w:sz w:val="18"/>
        </w:rPr>
        <w:t xml:space="preserve"> </w:t>
      </w:r>
      <w:r>
        <w:rPr>
          <w:sz w:val="18"/>
        </w:rPr>
        <w:t>18:</w:t>
      </w:r>
      <w:r>
        <w:rPr>
          <w:spacing w:val="-3"/>
          <w:sz w:val="18"/>
        </w:rPr>
        <w:t xml:space="preserve"> </w:t>
      </w:r>
      <w:r>
        <w:rPr>
          <w:sz w:val="18"/>
        </w:rPr>
        <w:t>Time</w:t>
      </w:r>
      <w:r>
        <w:rPr>
          <w:spacing w:val="-3"/>
          <w:sz w:val="18"/>
        </w:rPr>
        <w:t xml:space="preserve"> </w:t>
      </w:r>
      <w:r>
        <w:rPr>
          <w:sz w:val="18"/>
        </w:rPr>
        <w:t>plot</w:t>
      </w:r>
      <w:r>
        <w:rPr>
          <w:spacing w:val="-3"/>
          <w:sz w:val="18"/>
        </w:rPr>
        <w:t xml:space="preserve"> </w:t>
      </w:r>
      <w:r>
        <w:rPr>
          <w:sz w:val="18"/>
        </w:rPr>
        <w:t>EMXT_12</w:t>
      </w:r>
      <w:r>
        <w:rPr>
          <w:spacing w:val="-4"/>
          <w:sz w:val="18"/>
        </w:rPr>
        <w:t xml:space="preserve"> </w:t>
      </w:r>
      <w:r>
        <w:rPr>
          <w:sz w:val="18"/>
        </w:rPr>
        <w:t>for</w:t>
      </w:r>
      <w:r>
        <w:rPr>
          <w:spacing w:val="-3"/>
          <w:sz w:val="18"/>
        </w:rPr>
        <w:t xml:space="preserve"> </w:t>
      </w:r>
      <w:r>
        <w:rPr>
          <w:sz w:val="18"/>
        </w:rPr>
        <w:t>Vancouver,</w:t>
      </w:r>
      <w:r>
        <w:rPr>
          <w:spacing w:val="-3"/>
          <w:sz w:val="18"/>
        </w:rPr>
        <w:t xml:space="preserve"> </w:t>
      </w:r>
      <w:r>
        <w:rPr>
          <w:sz w:val="18"/>
        </w:rPr>
        <w:t>Canada.</w:t>
      </w:r>
    </w:p>
    <w:p w14:paraId="3D66F79D" w14:textId="77777777" w:rsidR="003735F8" w:rsidRDefault="003735F8">
      <w:pPr>
        <w:pStyle w:val="BodyText"/>
        <w:rPr>
          <w:sz w:val="20"/>
        </w:rPr>
      </w:pPr>
    </w:p>
    <w:p w14:paraId="32362145" w14:textId="77777777" w:rsidR="003735F8" w:rsidRDefault="004E0E58">
      <w:pPr>
        <w:pStyle w:val="BodyText"/>
        <w:spacing w:before="2"/>
        <w:rPr>
          <w:sz w:val="10"/>
        </w:rPr>
      </w:pPr>
      <w:r>
        <w:rPr>
          <w:noProof/>
        </w:rPr>
        <w:drawing>
          <wp:anchor distT="0" distB="0" distL="0" distR="0" simplePos="0" relativeHeight="11" behindDoc="0" locked="0" layoutInCell="1" allowOverlap="1" wp14:anchorId="09D0B79E" wp14:editId="2720DF2C">
            <wp:simplePos x="0" y="0"/>
            <wp:positionH relativeFrom="page">
              <wp:posOffset>951833</wp:posOffset>
            </wp:positionH>
            <wp:positionV relativeFrom="paragraph">
              <wp:posOffset>89922</wp:posOffset>
            </wp:positionV>
            <wp:extent cx="3913707" cy="237210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stretch>
                      <a:fillRect/>
                    </a:stretch>
                  </pic:blipFill>
                  <pic:spPr>
                    <a:xfrm>
                      <a:off x="0" y="0"/>
                      <a:ext cx="3913707" cy="2372105"/>
                    </a:xfrm>
                    <a:prstGeom prst="rect">
                      <a:avLst/>
                    </a:prstGeom>
                  </pic:spPr>
                </pic:pic>
              </a:graphicData>
            </a:graphic>
          </wp:anchor>
        </w:drawing>
      </w:r>
    </w:p>
    <w:p w14:paraId="61A728BC" w14:textId="77777777" w:rsidR="003735F8" w:rsidRDefault="004E0E58">
      <w:pPr>
        <w:spacing w:before="54"/>
        <w:ind w:left="100"/>
        <w:rPr>
          <w:sz w:val="18"/>
        </w:rPr>
      </w:pPr>
      <w:r>
        <w:rPr>
          <w:sz w:val="18"/>
        </w:rPr>
        <w:t>Fig.</w:t>
      </w:r>
      <w:r>
        <w:rPr>
          <w:spacing w:val="-3"/>
          <w:sz w:val="18"/>
        </w:rPr>
        <w:t xml:space="preserve"> </w:t>
      </w:r>
      <w:r>
        <w:rPr>
          <w:sz w:val="18"/>
        </w:rPr>
        <w:t>19:</w:t>
      </w:r>
      <w:r>
        <w:rPr>
          <w:spacing w:val="-2"/>
          <w:sz w:val="18"/>
        </w:rPr>
        <w:t xml:space="preserve"> </w:t>
      </w:r>
      <w:r>
        <w:rPr>
          <w:sz w:val="18"/>
        </w:rPr>
        <w:t>The</w:t>
      </w:r>
      <w:r>
        <w:rPr>
          <w:spacing w:val="-2"/>
          <w:sz w:val="18"/>
        </w:rPr>
        <w:t xml:space="preserve"> </w:t>
      </w:r>
      <w:r>
        <w:rPr>
          <w:sz w:val="18"/>
        </w:rPr>
        <w:t>time</w:t>
      </w:r>
      <w:r>
        <w:rPr>
          <w:spacing w:val="-3"/>
          <w:sz w:val="18"/>
        </w:rPr>
        <w:t xml:space="preserve"> </w:t>
      </w:r>
      <w:r>
        <w:rPr>
          <w:sz w:val="18"/>
        </w:rPr>
        <w:t>plot</w:t>
      </w:r>
      <w:r>
        <w:rPr>
          <w:spacing w:val="-2"/>
          <w:sz w:val="18"/>
        </w:rPr>
        <w:t xml:space="preserve"> </w:t>
      </w:r>
      <w:r>
        <w:rPr>
          <w:sz w:val="18"/>
        </w:rPr>
        <w:t>of</w:t>
      </w:r>
      <w:r>
        <w:rPr>
          <w:spacing w:val="-2"/>
          <w:sz w:val="18"/>
        </w:rPr>
        <w:t xml:space="preserve"> </w:t>
      </w:r>
      <w:r>
        <w:rPr>
          <w:sz w:val="18"/>
        </w:rPr>
        <w:t>change</w:t>
      </w:r>
      <w:r>
        <w:rPr>
          <w:spacing w:val="-2"/>
          <w:sz w:val="18"/>
        </w:rPr>
        <w:t xml:space="preserve"> </w:t>
      </w:r>
      <w:r>
        <w:rPr>
          <w:sz w:val="18"/>
        </w:rPr>
        <w:t>in</w:t>
      </w:r>
      <w:r>
        <w:rPr>
          <w:spacing w:val="-4"/>
          <w:sz w:val="18"/>
        </w:rPr>
        <w:t xml:space="preserve"> </w:t>
      </w:r>
      <w:r>
        <w:rPr>
          <w:sz w:val="18"/>
        </w:rPr>
        <w:t>EMXT_12</w:t>
      </w:r>
      <w:r>
        <w:rPr>
          <w:spacing w:val="-3"/>
          <w:sz w:val="18"/>
        </w:rPr>
        <w:t xml:space="preserve"> </w:t>
      </w:r>
      <w:r>
        <w:rPr>
          <w:sz w:val="18"/>
        </w:rPr>
        <w:t>for</w:t>
      </w:r>
      <w:r>
        <w:rPr>
          <w:spacing w:val="-2"/>
          <w:sz w:val="18"/>
        </w:rPr>
        <w:t xml:space="preserve"> </w:t>
      </w:r>
      <w:r>
        <w:rPr>
          <w:sz w:val="18"/>
        </w:rPr>
        <w:t>Vancouver,</w:t>
      </w:r>
      <w:r>
        <w:rPr>
          <w:spacing w:val="-2"/>
          <w:sz w:val="18"/>
        </w:rPr>
        <w:t xml:space="preserve"> </w:t>
      </w:r>
      <w:r>
        <w:rPr>
          <w:sz w:val="18"/>
        </w:rPr>
        <w:t>Canada.</w:t>
      </w:r>
    </w:p>
    <w:p w14:paraId="64D297E0" w14:textId="77777777" w:rsidR="003735F8" w:rsidRDefault="003735F8">
      <w:pPr>
        <w:rPr>
          <w:sz w:val="18"/>
        </w:rPr>
        <w:sectPr w:rsidR="003735F8">
          <w:pgSz w:w="12240" w:h="15840"/>
          <w:pgMar w:top="1500" w:right="40" w:bottom="280" w:left="1340" w:header="720" w:footer="720" w:gutter="0"/>
          <w:cols w:space="720"/>
        </w:sectPr>
      </w:pPr>
    </w:p>
    <w:p w14:paraId="7E195592" w14:textId="77777777" w:rsidR="003735F8" w:rsidRDefault="004E0E58">
      <w:pPr>
        <w:pStyle w:val="BodyText"/>
        <w:ind w:left="158"/>
        <w:rPr>
          <w:sz w:val="20"/>
        </w:rPr>
      </w:pPr>
      <w:r>
        <w:rPr>
          <w:noProof/>
          <w:sz w:val="20"/>
        </w:rPr>
        <w:lastRenderedPageBreak/>
        <w:drawing>
          <wp:inline distT="0" distB="0" distL="0" distR="0" wp14:anchorId="331E6C5C" wp14:editId="312FC2F0">
            <wp:extent cx="3914863" cy="238887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stretch>
                      <a:fillRect/>
                    </a:stretch>
                  </pic:blipFill>
                  <pic:spPr>
                    <a:xfrm>
                      <a:off x="0" y="0"/>
                      <a:ext cx="3914863" cy="2388870"/>
                    </a:xfrm>
                    <a:prstGeom prst="rect">
                      <a:avLst/>
                    </a:prstGeom>
                  </pic:spPr>
                </pic:pic>
              </a:graphicData>
            </a:graphic>
          </wp:inline>
        </w:drawing>
      </w:r>
    </w:p>
    <w:p w14:paraId="2CF4C324" w14:textId="77777777" w:rsidR="003735F8" w:rsidRDefault="004E0E58">
      <w:pPr>
        <w:spacing w:before="27"/>
        <w:ind w:left="100"/>
        <w:rPr>
          <w:sz w:val="18"/>
        </w:rPr>
      </w:pPr>
      <w:r>
        <w:rPr>
          <w:sz w:val="18"/>
        </w:rPr>
        <w:t>Fig.</w:t>
      </w:r>
      <w:r>
        <w:rPr>
          <w:spacing w:val="-3"/>
          <w:sz w:val="18"/>
        </w:rPr>
        <w:t xml:space="preserve"> </w:t>
      </w:r>
      <w:r>
        <w:rPr>
          <w:sz w:val="18"/>
        </w:rPr>
        <w:t>20:</w:t>
      </w:r>
      <w:r>
        <w:rPr>
          <w:spacing w:val="-3"/>
          <w:sz w:val="18"/>
        </w:rPr>
        <w:t xml:space="preserve"> </w:t>
      </w:r>
      <w:r>
        <w:rPr>
          <w:sz w:val="18"/>
        </w:rPr>
        <w:t>The</w:t>
      </w:r>
      <w:r>
        <w:rPr>
          <w:spacing w:val="-3"/>
          <w:sz w:val="18"/>
        </w:rPr>
        <w:t xml:space="preserve"> </w:t>
      </w:r>
      <w:r>
        <w:rPr>
          <w:sz w:val="18"/>
        </w:rPr>
        <w:t>Residual</w:t>
      </w:r>
      <w:r>
        <w:rPr>
          <w:spacing w:val="-3"/>
          <w:sz w:val="18"/>
        </w:rPr>
        <w:t xml:space="preserve"> </w:t>
      </w:r>
      <w:r>
        <w:rPr>
          <w:sz w:val="18"/>
        </w:rPr>
        <w:t>plot</w:t>
      </w:r>
      <w:r>
        <w:rPr>
          <w:spacing w:val="-3"/>
          <w:sz w:val="18"/>
        </w:rPr>
        <w:t xml:space="preserve"> </w:t>
      </w:r>
      <w:r>
        <w:rPr>
          <w:sz w:val="18"/>
        </w:rPr>
        <w:t>of</w:t>
      </w:r>
      <w:r>
        <w:rPr>
          <w:spacing w:val="-3"/>
          <w:sz w:val="18"/>
        </w:rPr>
        <w:t xml:space="preserve"> </w:t>
      </w:r>
      <w:r>
        <w:rPr>
          <w:sz w:val="18"/>
        </w:rPr>
        <w:t>Naïve</w:t>
      </w:r>
      <w:r>
        <w:rPr>
          <w:spacing w:val="-3"/>
          <w:sz w:val="18"/>
        </w:rPr>
        <w:t xml:space="preserve"> </w:t>
      </w:r>
      <w:r>
        <w:rPr>
          <w:sz w:val="18"/>
        </w:rPr>
        <w:t>model</w:t>
      </w:r>
      <w:r>
        <w:rPr>
          <w:spacing w:val="-3"/>
          <w:sz w:val="18"/>
        </w:rPr>
        <w:t xml:space="preserve"> </w:t>
      </w:r>
      <w:r>
        <w:rPr>
          <w:sz w:val="18"/>
        </w:rPr>
        <w:t>for</w:t>
      </w:r>
      <w:r>
        <w:rPr>
          <w:spacing w:val="-3"/>
          <w:sz w:val="18"/>
        </w:rPr>
        <w:t xml:space="preserve"> </w:t>
      </w:r>
      <w:r>
        <w:rPr>
          <w:sz w:val="18"/>
        </w:rPr>
        <w:t>EMXT_12</w:t>
      </w:r>
      <w:r>
        <w:rPr>
          <w:spacing w:val="-4"/>
          <w:sz w:val="18"/>
        </w:rPr>
        <w:t xml:space="preserve"> </w:t>
      </w:r>
      <w:r>
        <w:rPr>
          <w:sz w:val="18"/>
        </w:rPr>
        <w:t>for</w:t>
      </w:r>
      <w:r>
        <w:rPr>
          <w:spacing w:val="-3"/>
          <w:sz w:val="18"/>
        </w:rPr>
        <w:t xml:space="preserve"> </w:t>
      </w:r>
      <w:r>
        <w:rPr>
          <w:sz w:val="18"/>
        </w:rPr>
        <w:t>Vancouver,</w:t>
      </w:r>
      <w:r>
        <w:rPr>
          <w:spacing w:val="-3"/>
          <w:sz w:val="18"/>
        </w:rPr>
        <w:t xml:space="preserve"> </w:t>
      </w:r>
      <w:r>
        <w:rPr>
          <w:sz w:val="18"/>
        </w:rPr>
        <w:t>Canada.</w:t>
      </w:r>
    </w:p>
    <w:p w14:paraId="44EF14B8" w14:textId="77777777" w:rsidR="003735F8" w:rsidRDefault="003735F8">
      <w:pPr>
        <w:pStyle w:val="BodyText"/>
        <w:rPr>
          <w:sz w:val="20"/>
        </w:rPr>
      </w:pPr>
    </w:p>
    <w:p w14:paraId="22FAAC1D" w14:textId="77777777" w:rsidR="003735F8" w:rsidRDefault="004E0E58">
      <w:pPr>
        <w:pStyle w:val="BodyText"/>
        <w:spacing w:before="4"/>
        <w:rPr>
          <w:sz w:val="18"/>
        </w:rPr>
      </w:pPr>
      <w:r>
        <w:rPr>
          <w:noProof/>
        </w:rPr>
        <w:drawing>
          <wp:anchor distT="0" distB="0" distL="0" distR="0" simplePos="0" relativeHeight="12" behindDoc="0" locked="0" layoutInCell="1" allowOverlap="1" wp14:anchorId="10564FE6" wp14:editId="5A43F4CF">
            <wp:simplePos x="0" y="0"/>
            <wp:positionH relativeFrom="page">
              <wp:posOffset>951833</wp:posOffset>
            </wp:positionH>
            <wp:positionV relativeFrom="paragraph">
              <wp:posOffset>149437</wp:posOffset>
            </wp:positionV>
            <wp:extent cx="3913706" cy="2393061"/>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2" cstate="print"/>
                    <a:stretch>
                      <a:fillRect/>
                    </a:stretch>
                  </pic:blipFill>
                  <pic:spPr>
                    <a:xfrm>
                      <a:off x="0" y="0"/>
                      <a:ext cx="3913706" cy="2393061"/>
                    </a:xfrm>
                    <a:prstGeom prst="rect">
                      <a:avLst/>
                    </a:prstGeom>
                  </pic:spPr>
                </pic:pic>
              </a:graphicData>
            </a:graphic>
          </wp:anchor>
        </w:drawing>
      </w:r>
    </w:p>
    <w:p w14:paraId="05A9A324" w14:textId="77777777" w:rsidR="003735F8" w:rsidRDefault="004E0E58">
      <w:pPr>
        <w:spacing w:before="28"/>
        <w:ind w:left="100"/>
        <w:rPr>
          <w:sz w:val="18"/>
        </w:rPr>
      </w:pPr>
      <w:r>
        <w:rPr>
          <w:sz w:val="18"/>
        </w:rPr>
        <w:t>Fig.</w:t>
      </w:r>
      <w:r>
        <w:rPr>
          <w:spacing w:val="-3"/>
          <w:sz w:val="18"/>
        </w:rPr>
        <w:t xml:space="preserve"> </w:t>
      </w:r>
      <w:r>
        <w:rPr>
          <w:sz w:val="18"/>
        </w:rPr>
        <w:t>21:</w:t>
      </w:r>
      <w:r>
        <w:rPr>
          <w:spacing w:val="-3"/>
          <w:sz w:val="18"/>
        </w:rPr>
        <w:t xml:space="preserve"> </w:t>
      </w:r>
      <w:r>
        <w:rPr>
          <w:sz w:val="18"/>
        </w:rPr>
        <w:t>The</w:t>
      </w:r>
      <w:r>
        <w:rPr>
          <w:spacing w:val="-3"/>
          <w:sz w:val="18"/>
        </w:rPr>
        <w:t xml:space="preserve"> </w:t>
      </w:r>
      <w:r>
        <w:rPr>
          <w:sz w:val="18"/>
        </w:rPr>
        <w:t>Residual</w:t>
      </w:r>
      <w:r>
        <w:rPr>
          <w:spacing w:val="-3"/>
          <w:sz w:val="18"/>
        </w:rPr>
        <w:t xml:space="preserve"> </w:t>
      </w:r>
      <w:r>
        <w:rPr>
          <w:sz w:val="18"/>
        </w:rPr>
        <w:t>plot</w:t>
      </w:r>
      <w:r>
        <w:rPr>
          <w:spacing w:val="-3"/>
          <w:sz w:val="18"/>
        </w:rPr>
        <w:t xml:space="preserve"> </w:t>
      </w:r>
      <w:r>
        <w:rPr>
          <w:sz w:val="18"/>
        </w:rPr>
        <w:t>of</w:t>
      </w:r>
      <w:r>
        <w:rPr>
          <w:spacing w:val="-2"/>
          <w:sz w:val="18"/>
        </w:rPr>
        <w:t xml:space="preserve"> </w:t>
      </w:r>
      <w:r>
        <w:rPr>
          <w:sz w:val="18"/>
        </w:rPr>
        <w:t>Arima</w:t>
      </w:r>
      <w:r>
        <w:rPr>
          <w:spacing w:val="-4"/>
          <w:sz w:val="18"/>
        </w:rPr>
        <w:t xml:space="preserve"> </w:t>
      </w:r>
      <w:r>
        <w:rPr>
          <w:sz w:val="18"/>
        </w:rPr>
        <w:t>model</w:t>
      </w:r>
      <w:r>
        <w:rPr>
          <w:spacing w:val="-2"/>
          <w:sz w:val="18"/>
        </w:rPr>
        <w:t xml:space="preserve"> </w:t>
      </w:r>
      <w:r>
        <w:rPr>
          <w:sz w:val="18"/>
        </w:rPr>
        <w:t>for</w:t>
      </w:r>
      <w:r>
        <w:rPr>
          <w:spacing w:val="-3"/>
          <w:sz w:val="18"/>
        </w:rPr>
        <w:t xml:space="preserve"> </w:t>
      </w:r>
      <w:r>
        <w:rPr>
          <w:sz w:val="18"/>
        </w:rPr>
        <w:t>EMXT_12</w:t>
      </w:r>
      <w:r>
        <w:rPr>
          <w:spacing w:val="-3"/>
          <w:sz w:val="18"/>
        </w:rPr>
        <w:t xml:space="preserve"> </w:t>
      </w:r>
      <w:r>
        <w:rPr>
          <w:sz w:val="18"/>
        </w:rPr>
        <w:t>for</w:t>
      </w:r>
      <w:r>
        <w:rPr>
          <w:spacing w:val="-3"/>
          <w:sz w:val="18"/>
        </w:rPr>
        <w:t xml:space="preserve"> </w:t>
      </w:r>
      <w:r>
        <w:rPr>
          <w:sz w:val="18"/>
        </w:rPr>
        <w:t>Vancouver,</w:t>
      </w:r>
      <w:r>
        <w:rPr>
          <w:spacing w:val="-3"/>
          <w:sz w:val="18"/>
        </w:rPr>
        <w:t xml:space="preserve"> </w:t>
      </w:r>
      <w:r>
        <w:rPr>
          <w:sz w:val="18"/>
        </w:rPr>
        <w:t>Canada.</w:t>
      </w:r>
    </w:p>
    <w:sectPr w:rsidR="003735F8">
      <w:pgSz w:w="12240" w:h="15840"/>
      <w:pgMar w:top="1500" w:right="40" w:bottom="280" w:left="13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 A" w:date="2022-03-09T21:54:00Z" w:initials="JA">
    <w:p w14:paraId="601097C8" w14:textId="25289C16" w:rsidR="00085729" w:rsidRDefault="00085729">
      <w:pPr>
        <w:pStyle w:val="CommentText"/>
      </w:pPr>
      <w:r>
        <w:rPr>
          <w:rStyle w:val="CommentReference"/>
        </w:rPr>
        <w:annotationRef/>
      </w:r>
      <w:r>
        <w:t>Never use an Arabic numeral in a title unless you have a highly specific or technical reason for doing so. For instance, a title such as “Differentiation of effector CD4 T cell populations” requires the use of the number 4 because the title would not make sense unless an Arabic numeral were used.</w:t>
      </w:r>
    </w:p>
  </w:comment>
  <w:comment w:id="0" w:author="J A" w:date="2022-03-09T21:51:00Z" w:initials="JA">
    <w:p w14:paraId="2A4F4A83" w14:textId="2184006A" w:rsidR="00085729" w:rsidRDefault="00085729">
      <w:pPr>
        <w:pStyle w:val="CommentText"/>
      </w:pPr>
      <w:r>
        <w:rPr>
          <w:rStyle w:val="CommentReference"/>
        </w:rPr>
        <w:annotationRef/>
      </w:r>
      <w:r>
        <w:t>The title does not make sense grammatically. Maybe a better title would be “Predicting Peak Bloom: A Statistical Modeling of the Blossoming Phenology of Cherry Trees in Four Different Locations” or “Predicting the Peak Bloom of Cherry Blossoms in Four Locations”</w:t>
      </w:r>
    </w:p>
  </w:comment>
  <w:comment w:id="2" w:author="J A" w:date="2022-03-09T22:36:00Z" w:initials="JA">
    <w:p w14:paraId="1518891C" w14:textId="1F665A95" w:rsidR="00085729" w:rsidRDefault="00085729">
      <w:pPr>
        <w:pStyle w:val="CommentText"/>
      </w:pPr>
      <w:r>
        <w:rPr>
          <w:rStyle w:val="CommentReference"/>
        </w:rPr>
        <w:annotationRef/>
      </w:r>
      <w:r>
        <w:t>Is this an abstract? If so, it should probably say “Abstract” as “Summary” is uncommon to see as a section heading in report writing. Is it and executive summary? Then it should probably say “Executive Summary” instead. In any event, this paragraph reads neither like an abstract nor like an executive summary. You may want to read up on what an abstract and an executive summary are and try to write this paragraph in the format that you are looking for.</w:t>
      </w:r>
    </w:p>
  </w:comment>
  <w:comment w:id="5" w:author="J A" w:date="2022-03-09T22:44:00Z" w:initials="JA">
    <w:p w14:paraId="0FED8893" w14:textId="3FCAA8B8" w:rsidR="00085729" w:rsidRDefault="00085729">
      <w:pPr>
        <w:pStyle w:val="CommentText"/>
      </w:pPr>
      <w:r>
        <w:rPr>
          <w:rStyle w:val="CommentReference"/>
        </w:rPr>
        <w:annotationRef/>
      </w:r>
      <w:r>
        <w:t>It is usually best not to start a paper with the word “because.” Because doing so makes your language sound weak. Start off with a strong declarative statement that is compelling and real for your audience. And don’t add too much complexity to your first sentence. Make only 1 point (or 2 logically connected points) with your opening sentence. Here you are making 3 points (cherry blossoms don’t last long, forecasting, and attracting tourists) and they are not logically connected to each other.</w:t>
      </w:r>
    </w:p>
  </w:comment>
  <w:comment w:id="6" w:author="J A" w:date="2022-03-09T21:57:00Z" w:initials="JA">
    <w:p w14:paraId="21F8AD58" w14:textId="2B9307C5" w:rsidR="00085729" w:rsidRDefault="00085729">
      <w:pPr>
        <w:pStyle w:val="CommentText"/>
      </w:pPr>
      <w:r>
        <w:rPr>
          <w:rStyle w:val="CommentReference"/>
        </w:rPr>
        <w:annotationRef/>
      </w:r>
      <w:r>
        <w:t>Never use contractions when writing a report. Always write out the full word in formal or scientific writing, e.g. “do not” instead of “don’t”</w:t>
      </w:r>
    </w:p>
  </w:comment>
  <w:comment w:id="4" w:author="J A" w:date="2022-03-09T21:47:00Z" w:initials="JA">
    <w:p w14:paraId="15D93E76" w14:textId="5EACE80E" w:rsidR="00085729" w:rsidRDefault="00085729">
      <w:pPr>
        <w:pStyle w:val="CommentText"/>
      </w:pPr>
      <w:r>
        <w:rPr>
          <w:rStyle w:val="CommentReference"/>
        </w:rPr>
        <w:annotationRef/>
      </w:r>
      <w:r>
        <w:t>What does the length of time cherry blossoms remain in bloom for have to with attracting tourists? I understand what you are trying to say because I am familiar with the topic but the sentence does not follow logically and an outside reader would be confused by what you are trying to say. You have to first establish the connection between cherry blossoms and tourism before you can make a deductive statement like this.</w:t>
      </w:r>
    </w:p>
  </w:comment>
  <w:comment w:id="7" w:author="J A" w:date="2022-03-09T21:59:00Z" w:initials="JA">
    <w:p w14:paraId="429DCCE2" w14:textId="37C42B89" w:rsidR="00085729" w:rsidRDefault="00085729">
      <w:pPr>
        <w:pStyle w:val="CommentText"/>
      </w:pPr>
      <w:r>
        <w:rPr>
          <w:rStyle w:val="CommentReference"/>
        </w:rPr>
        <w:annotationRef/>
      </w:r>
      <w:r>
        <w:t>Use hyperbole sparingly. I don’t see why it is necessary here.; it sounds too colloquial in this context.</w:t>
      </w:r>
    </w:p>
  </w:comment>
  <w:comment w:id="8" w:author="J A" w:date="2022-03-09T22:01:00Z" w:initials="JA">
    <w:p w14:paraId="35AC6D85" w14:textId="71C182FF" w:rsidR="00085729" w:rsidRDefault="00085729">
      <w:pPr>
        <w:pStyle w:val="CommentText"/>
      </w:pPr>
      <w:r>
        <w:rPr>
          <w:rStyle w:val="CommentReference"/>
        </w:rPr>
        <w:annotationRef/>
      </w:r>
      <w:r>
        <w:t xml:space="preserve">Make the problem compelling, specific, and real for your audience. Saying that something is important for “a country” is not very compelling to most of your readers. Maybe if you started with something more along the lines of “Each year, the blossoming of cherry trees attracts more than xxx thousand tourists in Japan, providing an important seasonal boon to the local economies of cherry blossom viewing hotspots like Kyoto.” Or “The blooming of cherry blossoms every spring attracts thousands of visitors to Washington, DC.” Or “The viewing of cherry tree blossoms is an important cultural tradition in Kyoto dating back more than a millennium.” </w:t>
      </w:r>
    </w:p>
  </w:comment>
  <w:comment w:id="9" w:author="J A" w:date="2022-03-09T22:26:00Z" w:initials="JA">
    <w:p w14:paraId="628BFFF7" w14:textId="53E55028" w:rsidR="00085729" w:rsidRDefault="00085729">
      <w:pPr>
        <w:pStyle w:val="CommentText"/>
      </w:pPr>
      <w:r>
        <w:rPr>
          <w:rStyle w:val="CommentReference"/>
        </w:rPr>
        <w:annotationRef/>
      </w:r>
      <w:r>
        <w:t>This is unnecessary. We don’t need to know this. If you’re writing about your findings, it’s obvious you’ve done research. Don’t say things that don’t need to be said—this interrupts the flow of your writing.</w:t>
      </w:r>
    </w:p>
  </w:comment>
  <w:comment w:id="11" w:author="J A" w:date="2022-03-09T22:29:00Z" w:initials="JA">
    <w:p w14:paraId="55350E34" w14:textId="68EEAAE1" w:rsidR="00085729" w:rsidRDefault="00085729">
      <w:pPr>
        <w:pStyle w:val="CommentText"/>
      </w:pPr>
      <w:r>
        <w:rPr>
          <w:rStyle w:val="CommentReference"/>
        </w:rPr>
        <w:annotationRef/>
      </w:r>
      <w:r>
        <w:t>This is too colloquial. Maybe try something like “Most studies on cherry blossom phenology have found that temperature is the primary cause of blooming.”</w:t>
      </w:r>
    </w:p>
  </w:comment>
  <w:comment w:id="12" w:author="J A" w:date="2022-03-09T23:51:00Z" w:initials="JA">
    <w:p w14:paraId="0B08D3C9" w14:textId="526D93E5" w:rsidR="00085729" w:rsidRDefault="00085729">
      <w:pPr>
        <w:pStyle w:val="CommentText"/>
      </w:pPr>
      <w:r>
        <w:rPr>
          <w:rStyle w:val="CommentReference"/>
        </w:rPr>
        <w:annotationRef/>
      </w:r>
      <w:r>
        <w:t>Here is an example of what I was referring to in the comments. This is the kind of writing you want to do.</w:t>
      </w:r>
    </w:p>
  </w:comment>
  <w:comment w:id="63" w:author="J A" w:date="2022-03-09T22:33:00Z" w:initials="JA">
    <w:p w14:paraId="40A7A8B0" w14:textId="442820E0" w:rsidR="00085729" w:rsidRDefault="00085729">
      <w:pPr>
        <w:pStyle w:val="CommentText"/>
      </w:pPr>
      <w:r>
        <w:rPr>
          <w:rStyle w:val="CommentReference"/>
        </w:rPr>
        <w:annotationRef/>
      </w:r>
      <w:r>
        <w:t>When did you tell your audience that you were fitting a statistical model to your data? This need to be stated in words first, otherwise your audience will be lost and have no idea where you are coming from. You also never mentioned any data at this point so the reader is left wondering “what data?”</w:t>
      </w:r>
    </w:p>
  </w:comment>
  <w:comment w:id="61" w:author="J A" w:date="2022-03-09T23:06:00Z" w:initials="JA">
    <w:p w14:paraId="23503E3D" w14:textId="35D24FDE" w:rsidR="00085729" w:rsidRDefault="00085729">
      <w:pPr>
        <w:pStyle w:val="CommentText"/>
      </w:pPr>
      <w:r>
        <w:rPr>
          <w:rStyle w:val="CommentReference"/>
        </w:rPr>
        <w:annotationRef/>
      </w:r>
      <w:r>
        <w:t>This is a technical detail. Does not need to be included in an executive summary. Only put your most essential and compelling ‘big ideas’ into your executive summary.</w:t>
      </w:r>
    </w:p>
  </w:comment>
  <w:comment w:id="67" w:author="J A" w:date="2022-03-09T22:40:00Z" w:initials="JA">
    <w:p w14:paraId="7E68CAAF" w14:textId="0D752950" w:rsidR="00085729" w:rsidRDefault="00085729">
      <w:pPr>
        <w:pStyle w:val="CommentText"/>
      </w:pPr>
      <w:r>
        <w:rPr>
          <w:rStyle w:val="CommentReference"/>
        </w:rPr>
        <w:annotationRef/>
      </w:r>
      <w:r>
        <w:t>Split what?</w:t>
      </w:r>
    </w:p>
  </w:comment>
  <w:comment w:id="69" w:author="J A" w:date="2022-03-09T22:54:00Z" w:initials="JA">
    <w:p w14:paraId="2022E8D6" w14:textId="577B35AA" w:rsidR="00085729" w:rsidRDefault="00085729">
      <w:pPr>
        <w:pStyle w:val="CommentText"/>
      </w:pPr>
      <w:r>
        <w:rPr>
          <w:rStyle w:val="CommentReference"/>
        </w:rPr>
        <w:annotationRef/>
      </w:r>
      <w:r>
        <w:t>I thought we were talking about temperature, where did weather come from?</w:t>
      </w:r>
    </w:p>
  </w:comment>
  <w:comment w:id="70" w:author="J A" w:date="2022-03-09T22:41:00Z" w:initials="JA">
    <w:p w14:paraId="627EEB5D" w14:textId="7BA1227D" w:rsidR="00085729" w:rsidRDefault="00085729">
      <w:pPr>
        <w:pStyle w:val="CommentText"/>
      </w:pPr>
      <w:r>
        <w:rPr>
          <w:rStyle w:val="CommentReference"/>
        </w:rPr>
        <w:annotationRef/>
      </w:r>
      <w:r>
        <w:t>What does “bloom day of the year” mean? This is a term that needs to be defined or your audience is going to be confused. Always define jargon the first time you mention it in a report.</w:t>
      </w:r>
    </w:p>
  </w:comment>
  <w:comment w:id="71" w:author="J A" w:date="2022-03-09T22:51:00Z" w:initials="JA">
    <w:p w14:paraId="7EA919C0" w14:textId="3ECEFC01" w:rsidR="00085729" w:rsidRDefault="00085729">
      <w:pPr>
        <w:pStyle w:val="CommentText"/>
      </w:pPr>
      <w:r>
        <w:rPr>
          <w:rStyle w:val="CommentReference"/>
        </w:rPr>
        <w:annotationRef/>
      </w:r>
      <w:r>
        <w:t>The way this worded is confusing. You never established why we are forecasting weather.</w:t>
      </w:r>
    </w:p>
  </w:comment>
  <w:comment w:id="73" w:author="J A" w:date="2022-03-09T23:09:00Z" w:initials="JA">
    <w:p w14:paraId="26DD6027" w14:textId="1E01F5E7" w:rsidR="00085729" w:rsidRDefault="00085729">
      <w:pPr>
        <w:pStyle w:val="CommentText"/>
      </w:pPr>
      <w:r>
        <w:rPr>
          <w:rStyle w:val="CommentReference"/>
        </w:rPr>
        <w:annotationRef/>
      </w:r>
      <w:r>
        <w:t>You mention this term twice in the same sentence. Use the same words no more than once in the same sentence unless they are extremely common words like “the” or “a” or unless there is a very specific literary reason to do so (“</w:t>
      </w:r>
      <w:r w:rsidRPr="00085729">
        <w:rPr>
          <w:i/>
          <w:iCs/>
        </w:rPr>
        <w:t>same</w:t>
      </w:r>
      <w:r>
        <w:t xml:space="preserve"> word in the </w:t>
      </w:r>
      <w:r w:rsidRPr="00085729">
        <w:rPr>
          <w:i/>
          <w:iCs/>
        </w:rPr>
        <w:t>same</w:t>
      </w:r>
      <w:r>
        <w:t xml:space="preserve"> sentence”) </w:t>
      </w:r>
      <w:r w:rsidRPr="00085729">
        <w:t>or</w:t>
      </w:r>
      <w:r>
        <w:t xml:space="preserve"> when there are no synonyms for the word (like I just used “other” twice in the same sentence, but no ‘other’ word—no pun intended—can replace it). Also, don’t write this term out every time, it’s a mouthful. Mention it once and then use the acronym (ARIMA) every time thereafter. Statisticians (who are most likely a good portion of your audience) refer to these models as ARIMA and SARIMA models anyway, not “seasonal autoregressive….” Models. This is a conventional way to refer to these models.</w:t>
      </w:r>
    </w:p>
  </w:comment>
  <w:comment w:id="106" w:author="J A" w:date="2022-03-09T23:21:00Z" w:initials="JA">
    <w:p w14:paraId="1D532FC9" w14:textId="40336B9F" w:rsidR="00085729" w:rsidRDefault="00085729">
      <w:pPr>
        <w:pStyle w:val="CommentText"/>
      </w:pPr>
      <w:r>
        <w:rPr>
          <w:rStyle w:val="CommentReference"/>
        </w:rPr>
        <w:annotationRef/>
      </w:r>
      <w:r>
        <w:t>Where did Vancouver come from? This city was never mentioned so your reader has no idea why all of a sudden you’re mentioning Vancouver. It helps to introduce your concepts in a logical framework in sequential order so your reader can follow your ideas as they are reading the paper. Don’t force your reader to have to read the whole paper twice just to figure out what it all means.</w:t>
      </w:r>
    </w:p>
  </w:comment>
  <w:comment w:id="127" w:author="J A" w:date="2022-03-09T23:53:00Z" w:initials="JA">
    <w:p w14:paraId="4AA0066E" w14:textId="0050AE39" w:rsidR="00085729" w:rsidRDefault="00085729">
      <w:pPr>
        <w:pStyle w:val="CommentText"/>
      </w:pPr>
      <w:r>
        <w:rPr>
          <w:rStyle w:val="CommentReference"/>
        </w:rPr>
        <w:annotationRef/>
      </w:r>
      <w:r>
        <w:t>This is colloquial</w:t>
      </w:r>
      <w:r w:rsidR="008131C0">
        <w:t xml:space="preserve"> and the phrase is redundant in any event.</w:t>
      </w:r>
    </w:p>
  </w:comment>
  <w:comment w:id="139" w:author="J A" w:date="2022-03-10T00:12:00Z" w:initials="JA">
    <w:p w14:paraId="3467C6E9" w14:textId="67B1694B" w:rsidR="008131C0" w:rsidRDefault="008131C0">
      <w:pPr>
        <w:pStyle w:val="CommentText"/>
      </w:pPr>
      <w:r>
        <w:rPr>
          <w:rStyle w:val="CommentReference"/>
        </w:rPr>
        <w:annotationRef/>
      </w:r>
      <w:r>
        <w:t>Citation needed</w:t>
      </w:r>
    </w:p>
  </w:comment>
  <w:comment w:id="142" w:author="J A" w:date="2022-03-10T00:00:00Z" w:initials="JA">
    <w:p w14:paraId="7A758C11" w14:textId="315212A1" w:rsidR="008131C0" w:rsidRDefault="008131C0">
      <w:pPr>
        <w:pStyle w:val="CommentText"/>
      </w:pPr>
      <w:r>
        <w:rPr>
          <w:rStyle w:val="CommentReference"/>
        </w:rPr>
        <w:annotationRef/>
      </w:r>
      <w:r>
        <w:t>Surely, 78% of all studies in 21 European countries are not observing the timing of flowering because not all studies observe plant flowering. In fact, only a very tiny percentage of all studies observe flowering phenology. Most studies are about other topics like medicine, biology, economics, law, sociology, statistics, etc. It is not clear here what you mean by “78% of all studies”. Also, there is no citation here to back up your claim.</w:t>
      </w:r>
    </w:p>
  </w:comment>
  <w:comment w:id="143" w:author="J A" w:date="2022-03-10T09:35:00Z" w:initials="JA">
    <w:p w14:paraId="216AA5E4" w14:textId="279FD879" w:rsidR="00571E05" w:rsidRDefault="00571E05">
      <w:pPr>
        <w:pStyle w:val="CommentText"/>
      </w:pPr>
      <w:r>
        <w:rPr>
          <w:rStyle w:val="CommentReference"/>
        </w:rPr>
        <w:annotationRef/>
      </w:r>
      <w:r>
        <w:t>You need a logical transition from talking about early flowering in research studies to early flowering and climate change in the cities of interest. Just placing the city name in the initial adverbial clause lets your reader know that you are switching from talking about climate change in general to climate change in the 4 locations.</w:t>
      </w:r>
    </w:p>
  </w:comment>
  <w:comment w:id="146" w:author="J A" w:date="2022-03-10T00:16:00Z" w:initials="JA">
    <w:p w14:paraId="616A6745" w14:textId="7D326B58" w:rsidR="008131C0" w:rsidRDefault="008131C0">
      <w:pPr>
        <w:pStyle w:val="CommentText"/>
      </w:pPr>
      <w:r>
        <w:rPr>
          <w:rStyle w:val="CommentReference"/>
        </w:rPr>
        <w:annotationRef/>
      </w:r>
      <w:r>
        <w:t>What does “peak date” mean?</w:t>
      </w:r>
    </w:p>
  </w:comment>
  <w:comment w:id="155" w:author="J A" w:date="2022-03-10T00:24:00Z" w:initials="JA">
    <w:p w14:paraId="3D15BBF8" w14:textId="1FA457DF" w:rsidR="008131C0" w:rsidRDefault="008131C0">
      <w:pPr>
        <w:pStyle w:val="CommentText"/>
      </w:pPr>
      <w:r>
        <w:rPr>
          <w:rStyle w:val="CommentReference"/>
        </w:rPr>
        <w:annotationRef/>
      </w:r>
      <w:r>
        <w:t>Consistently? Or on average?</w:t>
      </w:r>
    </w:p>
  </w:comment>
  <w:comment w:id="164" w:author="J A" w:date="2022-03-10T00:19:00Z" w:initials="JA">
    <w:p w14:paraId="6936A603" w14:textId="1B34C58B" w:rsidR="008131C0" w:rsidRDefault="008131C0">
      <w:pPr>
        <w:pStyle w:val="CommentText"/>
      </w:pPr>
      <w:r>
        <w:rPr>
          <w:rStyle w:val="CommentReference"/>
        </w:rPr>
        <w:annotationRef/>
      </w:r>
      <w:r>
        <w:t>It is very uncommon to refer to Washington, DC as the “U.S. capital.” Most people will read that quickly and assume you said “U.S. Capitol,” which is not what you want to say. The only way we refer to DC as “capital” is when we say “our nation’s capital.” In this context, it is more appropriate to refer to this city as “Washington,” “DC,” “Washington, DC,” or the “District of Columbia.”</w:t>
      </w:r>
    </w:p>
  </w:comment>
  <w:comment w:id="168" w:author="J A" w:date="2022-03-10T00:26:00Z" w:initials="JA">
    <w:p w14:paraId="49EC1D91" w14:textId="50ED47F9" w:rsidR="008131C0" w:rsidRDefault="008131C0">
      <w:pPr>
        <w:pStyle w:val="CommentText"/>
      </w:pPr>
      <w:r>
        <w:rPr>
          <w:rStyle w:val="CommentReference"/>
        </w:rPr>
        <w:annotationRef/>
      </w:r>
      <w:r>
        <w:t>Since when? Consistently or on average? And is this difference significant?</w:t>
      </w:r>
    </w:p>
  </w:comment>
  <w:comment w:id="169" w:author="J A" w:date="2022-03-10T09:43:00Z" w:initials="JA">
    <w:p w14:paraId="248FF074" w14:textId="09103561" w:rsidR="00571E05" w:rsidRDefault="00571E05">
      <w:pPr>
        <w:pStyle w:val="CommentText"/>
      </w:pPr>
      <w:r>
        <w:rPr>
          <w:rStyle w:val="CommentReference"/>
        </w:rPr>
        <w:annotationRef/>
      </w:r>
      <w:r>
        <w:t>Keep significant figures consistent. Temperature to the hundredths is unnecessary and inaccurate as this is within the margin of error for temperature gauges. ISO 7243, 2017 only requires temperature gauges to be accurate to +/- 0.5 degrees Celcius.</w:t>
      </w:r>
    </w:p>
  </w:comment>
  <w:comment w:id="173" w:author="J A" w:date="2022-03-10T00:29:00Z" w:initials="JA">
    <w:p w14:paraId="1D0CB9B2" w14:textId="458AD538" w:rsidR="008131C0" w:rsidRDefault="008131C0">
      <w:pPr>
        <w:pStyle w:val="CommentText"/>
      </w:pPr>
      <w:r>
        <w:rPr>
          <w:rStyle w:val="CommentReference"/>
        </w:rPr>
        <w:annotationRef/>
      </w:r>
      <w:r>
        <w:t>Where is Liestal? Most people don’t know and many people don’t read executive summaries. So it helps to give the country name for small not well known cities. Even if you mentioned this in the executive summary, you will want to mention the country name again here so people reading your report will know which location you are referring to.</w:t>
      </w:r>
    </w:p>
  </w:comment>
  <w:comment w:id="185" w:author="J A" w:date="2022-03-10T09:53:00Z" w:initials="JA">
    <w:p w14:paraId="3E426F69" w14:textId="662D5E63" w:rsidR="00571E05" w:rsidRDefault="00571E05">
      <w:pPr>
        <w:pStyle w:val="CommentText"/>
      </w:pPr>
      <w:r>
        <w:rPr>
          <w:rStyle w:val="CommentReference"/>
        </w:rPr>
        <w:annotationRef/>
      </w:r>
      <w:r>
        <w:t>It is no longer, so it is confusing to use present tense here.</w:t>
      </w:r>
    </w:p>
  </w:comment>
  <w:comment w:id="197" w:author="J A" w:date="2022-03-10T10:03:00Z" w:initials="JA">
    <w:p w14:paraId="08B714E5" w14:textId="00B3F030" w:rsidR="00571E05" w:rsidRDefault="00571E05">
      <w:pPr>
        <w:pStyle w:val="CommentText"/>
      </w:pPr>
      <w:r>
        <w:rPr>
          <w:rStyle w:val="CommentReference"/>
        </w:rPr>
        <w:annotationRef/>
      </w:r>
      <w:r>
        <w:t xml:space="preserve">You need to establish this as a fact for your reader before you can draw conclusions from this proposition. It is not a foregone conclusion that cherry trees are highly sensitive to changes in temperature. Some plants flower due to an accumulation of sunlight, not temperature. Some plants, like Christmas cacti, actually bloom when the temperature drops and the daylight shortens. Many people don’t really know what causes plants to bloom, they just know it probably has something to do with warmer temperatures during the springtime. Even if we did know that cherry trees bloom in response to an accumulation of temperature, we don’t know that they are </w:t>
      </w:r>
      <w:r w:rsidRPr="00571E05">
        <w:rPr>
          <w:i/>
          <w:iCs/>
        </w:rPr>
        <w:t>highly</w:t>
      </w:r>
      <w:r>
        <w:t xml:space="preserve"> sensitive to changes in temperature. And this is a crucial aspect to the point you are trying to make in the next sentence. Plant species have different sensitivity to temperature changes. You have to first establish for your reader that cherry trees are </w:t>
      </w:r>
      <w:r w:rsidRPr="00571E05">
        <w:rPr>
          <w:i/>
          <w:iCs/>
        </w:rPr>
        <w:t>highly</w:t>
      </w:r>
      <w:r>
        <w:t xml:space="preserve"> sensitive to temperature changes. This sentence also needs at least one citation to back up your claims.</w:t>
      </w:r>
    </w:p>
  </w:comment>
  <w:comment w:id="217" w:author="J A" w:date="2022-03-10T10:16:00Z" w:initials="JA">
    <w:p w14:paraId="65719179" w14:textId="16FDC5C1" w:rsidR="00571E05" w:rsidRDefault="00571E05">
      <w:pPr>
        <w:pStyle w:val="CommentText"/>
      </w:pPr>
      <w:r>
        <w:rPr>
          <w:rStyle w:val="CommentReference"/>
        </w:rPr>
        <w:annotationRef/>
      </w:r>
      <w:r>
        <w:t>Flowering is not the only kind of phenological event so you need to specify.</w:t>
      </w:r>
    </w:p>
  </w:comment>
  <w:comment w:id="238" w:author="J A" w:date="2022-03-10T10:23:00Z" w:initials="JA">
    <w:p w14:paraId="08FC9DF8" w14:textId="61160665" w:rsidR="00571E05" w:rsidRDefault="00571E05">
      <w:pPr>
        <w:pStyle w:val="CommentText"/>
      </w:pPr>
      <w:r>
        <w:rPr>
          <w:rStyle w:val="CommentReference"/>
        </w:rPr>
        <w:annotationRef/>
      </w:r>
      <w:r>
        <w:t>All ornamental plants? I thought we were just talking about cherry trees. Once you’ve narrowed down your topic, it is confusing to your reader to generalize again without first establishing that ornamental plants are important for tourism. You’ve clearly established this for cherry trees, but you have not done so for other flowering plants. A simple logical connector like “Other ornamental flowering trees in Japan like plum and apricot similarly draw many flower watchers” would suffice.</w:t>
      </w:r>
    </w:p>
  </w:comment>
  <w:comment w:id="235" w:author="J A" w:date="2022-03-10T10:35:00Z" w:initials="JA">
    <w:p w14:paraId="799C88D1" w14:textId="2FB7CB1E" w:rsidR="00571E05" w:rsidRDefault="00571E05">
      <w:pPr>
        <w:pStyle w:val="CommentText"/>
      </w:pPr>
      <w:r>
        <w:rPr>
          <w:rStyle w:val="CommentReference"/>
        </w:rPr>
        <w:annotationRef/>
      </w:r>
      <w:r>
        <w:t>Ok…sounds great so far but then you jump immediately into data. Your reader has no idea why you are talking about the importance of prediction and then immediately start talking about data. Why are we talking about data. Your reader has no clue. You have to have a logical transition here from talking about the importance of predicting flowing dates to the proposal you are making to building a statistical model to predict the timing of blooming.</w:t>
      </w:r>
    </w:p>
  </w:comment>
  <w:comment w:id="251" w:author="J A" w:date="2022-03-10T10:34:00Z" w:initials="JA">
    <w:p w14:paraId="5D887770" w14:textId="6A447B3C" w:rsidR="00571E05" w:rsidRDefault="00571E05">
      <w:pPr>
        <w:pStyle w:val="CommentText"/>
      </w:pPr>
      <w:r>
        <w:rPr>
          <w:rStyle w:val="CommentReference"/>
        </w:rPr>
        <w:annotationRef/>
      </w:r>
      <w:r>
        <w:t>You’re talking about your data now. This is qualitatively different from the content in your introduction and it helps the reader the transition into your analysis. Otherwise the change in topic is too abrubt.</w:t>
      </w:r>
    </w:p>
  </w:comment>
  <w:comment w:id="260" w:author="J A" w:date="2022-03-10T10:48:00Z" w:initials="JA">
    <w:p w14:paraId="369E06F4" w14:textId="6EA999C1" w:rsidR="00571E05" w:rsidRDefault="00571E05">
      <w:pPr>
        <w:pStyle w:val="CommentText"/>
      </w:pPr>
      <w:r>
        <w:rPr>
          <w:rStyle w:val="CommentReference"/>
        </w:rPr>
        <w:annotationRef/>
      </w:r>
      <w:r>
        <w:t>Provided where? By whom? Data isn’t just provided out of thin air. Your reader wants to know exactly where your data is coming from.</w:t>
      </w:r>
    </w:p>
  </w:comment>
  <w:comment w:id="288" w:author="J A" w:date="2022-03-10T10:59:00Z" w:initials="JA">
    <w:p w14:paraId="5D1DA54D" w14:textId="3003E412" w:rsidR="00571E05" w:rsidRDefault="00571E05">
      <w:pPr>
        <w:pStyle w:val="CommentText"/>
      </w:pPr>
      <w:r>
        <w:rPr>
          <w:rStyle w:val="CommentReference"/>
        </w:rPr>
        <w:annotationRef/>
      </w:r>
      <w:r>
        <w:t>What does this mean? You have to define your terms.</w:t>
      </w:r>
    </w:p>
  </w:comment>
  <w:comment w:id="292" w:author="J A" w:date="2022-03-10T11:05:00Z" w:initials="JA">
    <w:p w14:paraId="5FB253E5" w14:textId="14A0CCD0" w:rsidR="00571E05" w:rsidRDefault="00571E05">
      <w:pPr>
        <w:pStyle w:val="CommentText"/>
      </w:pPr>
      <w:r>
        <w:rPr>
          <w:rStyle w:val="CommentReference"/>
        </w:rPr>
        <w:annotationRef/>
      </w:r>
      <w:r>
        <w:t>You have to write out the full name of anything you acronymize the first time in the paper it is mentioned…even if it’s a well known acronym like NOAA.</w:t>
      </w:r>
    </w:p>
  </w:comment>
  <w:comment w:id="304" w:author="J A" w:date="2022-03-10T11:14:00Z" w:initials="JA">
    <w:p w14:paraId="4CCF97E4" w14:textId="6924F4A5" w:rsidR="00571E05" w:rsidRDefault="00571E05">
      <w:pPr>
        <w:pStyle w:val="CommentText"/>
      </w:pPr>
      <w:r>
        <w:rPr>
          <w:rStyle w:val="CommentReference"/>
        </w:rPr>
        <w:annotationRef/>
      </w:r>
      <w:r>
        <w:t>It reads better if you put the general term first and then the more specific one after.</w:t>
      </w:r>
    </w:p>
  </w:comment>
  <w:comment w:id="306" w:author="J A" w:date="2022-03-10T11:07:00Z" w:initials="JA">
    <w:p w14:paraId="16DA5099" w14:textId="23C4443D" w:rsidR="00571E05" w:rsidRDefault="00571E05">
      <w:pPr>
        <w:pStyle w:val="CommentText"/>
      </w:pPr>
      <w:r>
        <w:rPr>
          <w:rStyle w:val="CommentReference"/>
        </w:rPr>
        <w:annotationRef/>
      </w:r>
      <w:r>
        <w:t>Which one is extreme temperature? They cannot both be extreme temperature. It is logically impossible for two different things to be predicated univocally. If they are each different kinds of measures of extreme temperature, you need to specify because honestly, I have no clue what EMNT and EMXT are. Better yet, just leave it out, because you define it later in the Covariate section. Never mention acronyms before they are defined or your reader will be lost.</w:t>
      </w:r>
    </w:p>
  </w:comment>
  <w:comment w:id="310" w:author="J A" w:date="2022-03-10T11:10:00Z" w:initials="JA">
    <w:p w14:paraId="5DC3A931" w14:textId="1487B830" w:rsidR="00571E05" w:rsidRDefault="00571E05">
      <w:pPr>
        <w:pStyle w:val="CommentText"/>
      </w:pPr>
      <w:r>
        <w:rPr>
          <w:rStyle w:val="CommentReference"/>
        </w:rPr>
        <w:annotationRef/>
      </w:r>
      <w:r>
        <w:t>Same thing here as what I commented on extreme temperature.</w:t>
      </w:r>
    </w:p>
  </w:comment>
  <w:comment w:id="317" w:author="J A" w:date="2022-03-10T11:17:00Z" w:initials="JA">
    <w:p w14:paraId="66C77401" w14:textId="57DD5E23" w:rsidR="00571E05" w:rsidRDefault="00571E05">
      <w:pPr>
        <w:pStyle w:val="CommentText"/>
      </w:pPr>
      <w:r>
        <w:rPr>
          <w:rStyle w:val="CommentReference"/>
        </w:rPr>
        <w:annotationRef/>
      </w:r>
      <w:r>
        <w:t>Your four locations don’t “include”, they “are”</w:t>
      </w:r>
    </w:p>
  </w:comment>
  <w:comment w:id="312" w:author="J A" w:date="2022-03-10T11:16:00Z" w:initials="JA">
    <w:p w14:paraId="5C4F9D87" w14:textId="5A883735" w:rsidR="00571E05" w:rsidRDefault="00571E05">
      <w:pPr>
        <w:pStyle w:val="CommentText"/>
      </w:pPr>
      <w:r>
        <w:rPr>
          <w:rStyle w:val="CommentReference"/>
        </w:rPr>
        <w:annotationRef/>
      </w:r>
      <w:r>
        <w:t>This belongs in your introduction, but the previous paragraph does not.</w:t>
      </w:r>
    </w:p>
  </w:comment>
  <w:comment w:id="330" w:author="J A" w:date="2022-03-10T11:19:00Z" w:initials="JA">
    <w:p w14:paraId="0A8A8BEB" w14:textId="5831B954" w:rsidR="00571E05" w:rsidRDefault="00571E05">
      <w:pPr>
        <w:pStyle w:val="CommentText"/>
      </w:pPr>
      <w:r>
        <w:rPr>
          <w:rStyle w:val="CommentReference"/>
        </w:rPr>
        <w:annotationRef/>
      </w:r>
      <w:r>
        <w:t>Covariates don’t have collections. Covariates are inanimate, abstract ideas, not persons, living things, or collectives of persons. Only persons or collections of persons (or living things) or institutions (which are in fact collectives of persons) can have a possessive.</w:t>
      </w:r>
    </w:p>
  </w:comment>
  <w:comment w:id="333" w:author="J A" w:date="2022-03-10T11:24:00Z" w:initials="JA">
    <w:p w14:paraId="3CFF541F" w14:textId="4D1D3603" w:rsidR="00571E05" w:rsidRDefault="00571E05">
      <w:pPr>
        <w:pStyle w:val="CommentText"/>
      </w:pPr>
      <w:r>
        <w:rPr>
          <w:rStyle w:val="CommentReference"/>
        </w:rPr>
        <w:annotationRef/>
      </w:r>
      <w:r>
        <w:t>Unnecessary clutter. Does not make your language brief.</w:t>
      </w:r>
    </w:p>
  </w:comment>
  <w:comment w:id="341" w:author="J A" w:date="2022-03-10T11:25:00Z" w:initials="JA">
    <w:p w14:paraId="7FD507B1" w14:textId="32F79123" w:rsidR="00571E05" w:rsidRDefault="00571E05">
      <w:pPr>
        <w:pStyle w:val="CommentText"/>
      </w:pPr>
      <w:r>
        <w:rPr>
          <w:rStyle w:val="CommentReference"/>
        </w:rPr>
        <w:annotationRef/>
      </w:r>
      <w:r>
        <w:t>Assuming of course that you’ve established this with a proper citation already in the introduction section.</w:t>
      </w:r>
    </w:p>
  </w:comment>
  <w:comment w:id="347" w:author="J A" w:date="2022-03-10T11:30:00Z" w:initials="JA">
    <w:p w14:paraId="28774DA6" w14:textId="70E2A3C5" w:rsidR="00571E05" w:rsidRDefault="00571E05">
      <w:pPr>
        <w:pStyle w:val="CommentText"/>
      </w:pPr>
      <w:r>
        <w:rPr>
          <w:rStyle w:val="CommentReference"/>
        </w:rPr>
        <w:annotationRef/>
      </w:r>
      <w:r>
        <w:t>You need a logical transition like this.</w:t>
      </w:r>
    </w:p>
  </w:comment>
  <w:comment w:id="352" w:author="J A" w:date="2022-03-10T11:31:00Z" w:initials="JA">
    <w:p w14:paraId="76C55BC0" w14:textId="26BB411C" w:rsidR="00571E05" w:rsidRDefault="00571E05">
      <w:pPr>
        <w:pStyle w:val="CommentText"/>
      </w:pPr>
      <w:r>
        <w:rPr>
          <w:rStyle w:val="CommentReference"/>
        </w:rPr>
        <w:annotationRef/>
      </w:r>
      <w:r>
        <w:t>We know why you didn’t choose TAVG, TMIN, and EMNT, but we don’t know why you chose TMAX and EMXT unless you say something like this.</w:t>
      </w:r>
    </w:p>
  </w:comment>
  <w:comment w:id="362" w:author="J A" w:date="2022-03-10T11:34:00Z" w:initials="JA">
    <w:p w14:paraId="55D67972" w14:textId="1385AF98" w:rsidR="00571E05" w:rsidRDefault="00571E05">
      <w:pPr>
        <w:pStyle w:val="CommentText"/>
      </w:pPr>
      <w:r>
        <w:rPr>
          <w:rStyle w:val="CommentReference"/>
        </w:rPr>
        <w:annotationRef/>
      </w:r>
      <w:r>
        <w:t>Doesn’t sound like a very scientific methodology. How did you decide what constitutes early bloom date, regular bloom date, etc. And are the groups of equal size? Also, I want to know how you defined early, regular, and late bloom date. I would like to know the date range or at least know in terms of frequency, percentage, or standard deviation units. Are they defined in the same way for all three cities or are bloom dates categorized differently for different locations (as bloom times in Liestal tend to be later than Kyoto and DC…a late bloom date in DC could be an early bloom date in Liestal).</w:t>
      </w:r>
    </w:p>
  </w:comment>
  <w:comment w:id="366" w:author="J A" w:date="2022-03-10T11:43:00Z" w:initials="JA">
    <w:p w14:paraId="724EA770" w14:textId="2FE8E131" w:rsidR="00B650A7" w:rsidRDefault="00B650A7">
      <w:pPr>
        <w:pStyle w:val="CommentText"/>
      </w:pPr>
      <w:r>
        <w:rPr>
          <w:rStyle w:val="CommentReference"/>
        </w:rPr>
        <w:annotationRef/>
      </w:r>
      <w:r>
        <w:t>Awkward language</w:t>
      </w:r>
    </w:p>
  </w:comment>
  <w:comment w:id="371" w:author="J A" w:date="2022-03-10T11:40:00Z" w:initials="JA">
    <w:p w14:paraId="48B6542B" w14:textId="0C8494AB" w:rsidR="00B650A7" w:rsidRDefault="00B650A7">
      <w:pPr>
        <w:pStyle w:val="CommentText"/>
      </w:pPr>
      <w:r>
        <w:rPr>
          <w:rStyle w:val="CommentReference"/>
        </w:rPr>
        <w:annotationRef/>
      </w:r>
      <w:r>
        <w:t>Keep the same tense. You were using past tense before and I think that sounds better than using present tense in this context.</w:t>
      </w:r>
    </w:p>
  </w:comment>
  <w:comment w:id="373" w:author="J A" w:date="2022-03-10T11:44:00Z" w:initials="JA">
    <w:p w14:paraId="614300D4" w14:textId="72A8F967" w:rsidR="00B650A7" w:rsidRDefault="00B650A7">
      <w:pPr>
        <w:pStyle w:val="CommentText"/>
      </w:pPr>
      <w:r>
        <w:rPr>
          <w:rStyle w:val="CommentReference"/>
        </w:rPr>
        <w:annotationRef/>
      </w:r>
      <w:r>
        <w:t>Unnecessary clutter</w:t>
      </w:r>
    </w:p>
  </w:comment>
  <w:comment w:id="376" w:author="J A" w:date="2022-03-10T11:46:00Z" w:initials="JA">
    <w:p w14:paraId="58A27082" w14:textId="1FF87E81" w:rsidR="00B650A7" w:rsidRDefault="00B650A7">
      <w:pPr>
        <w:pStyle w:val="CommentText"/>
      </w:pPr>
      <w:r>
        <w:rPr>
          <w:rStyle w:val="CommentReference"/>
        </w:rPr>
        <w:annotationRef/>
      </w:r>
      <w:r>
        <w:t>Be concise and direct in your writing.</w:t>
      </w:r>
    </w:p>
  </w:comment>
  <w:comment w:id="389" w:author="J A" w:date="2022-03-10T11:48:00Z" w:initials="JA">
    <w:p w14:paraId="74522923" w14:textId="761041ED" w:rsidR="00B650A7" w:rsidRDefault="00B650A7">
      <w:pPr>
        <w:pStyle w:val="CommentText"/>
      </w:pPr>
      <w:r>
        <w:rPr>
          <w:rStyle w:val="CommentReference"/>
        </w:rPr>
        <w:annotationRef/>
      </w:r>
      <w:r>
        <w:t>You’re talking about three cities and you’re talking about three groups. Bouncing back and forth without making clear which group of 3 you’re talking about gets confusing.</w:t>
      </w:r>
    </w:p>
  </w:comment>
  <w:comment w:id="393" w:author="J A" w:date="2022-03-10T11:51:00Z" w:initials="JA">
    <w:p w14:paraId="0C0657BA" w14:textId="3F828FAF" w:rsidR="00B650A7" w:rsidRDefault="00B650A7">
      <w:pPr>
        <w:pStyle w:val="CommentText"/>
      </w:pPr>
      <w:r>
        <w:rPr>
          <w:rStyle w:val="CommentReference"/>
        </w:rPr>
        <w:annotationRef/>
      </w:r>
      <w:r>
        <w:t>It is important to use TMAX here so your reader knows you are talking about the same variable you were talking about in the previous two sentences. This improves your reader’s understanding.</w:t>
      </w:r>
    </w:p>
  </w:comment>
  <w:comment w:id="403" w:author="J A" w:date="2022-03-10T11:54:00Z" w:initials="JA">
    <w:p w14:paraId="5C46B710" w14:textId="41689A61" w:rsidR="00B650A7" w:rsidRDefault="00B650A7">
      <w:pPr>
        <w:pStyle w:val="CommentText"/>
      </w:pPr>
      <w:r>
        <w:rPr>
          <w:rStyle w:val="CommentReference"/>
        </w:rPr>
        <w:annotationRef/>
      </w:r>
      <w:r>
        <w:t>“found” is more commonly used that “discovered” in scientific literature. "Discovered" implies naivete or novelty while “found” implies you know what you’re doing.</w:t>
      </w:r>
    </w:p>
  </w:comment>
  <w:comment w:id="406" w:author="J A" w:date="2022-03-10T11:57:00Z" w:initials="JA">
    <w:p w14:paraId="2A1AB94C" w14:textId="6A4E2DE4" w:rsidR="00B650A7" w:rsidRDefault="00B650A7">
      <w:pPr>
        <w:pStyle w:val="CommentText"/>
      </w:pPr>
      <w:r>
        <w:rPr>
          <w:rStyle w:val="CommentReference"/>
        </w:rPr>
        <w:annotationRef/>
      </w:r>
      <w:r>
        <w:t>You didn’t make this finding in Fig. 2, you’re showing your finding in Fig.2. The way this is written makes it sound like you made this finding in Fig. 2 which is not what you want to say.</w:t>
      </w:r>
    </w:p>
  </w:comment>
  <w:comment w:id="410" w:author="J A" w:date="2022-03-10T11:59:00Z" w:initials="JA">
    <w:p w14:paraId="11B76CE6" w14:textId="7A6BCEBE" w:rsidR="00B650A7" w:rsidRDefault="00B650A7">
      <w:pPr>
        <w:pStyle w:val="CommentText"/>
      </w:pPr>
      <w:r>
        <w:rPr>
          <w:rStyle w:val="CommentReference"/>
        </w:rPr>
        <w:annotationRef/>
      </w:r>
      <w:r>
        <w:t>Never use the word “significant” in a scientific paper unless the differences you are comparing are statistically significant. If you cannot prove that these two groups are statistically significantly different, then don’t use the word “significant.” If you can, then show that they are statistically significantly different with some statistic. This is standard practice for scientific writing.</w:t>
      </w:r>
    </w:p>
  </w:comment>
  <w:comment w:id="411" w:author="J A" w:date="2022-03-10T12:03:00Z" w:initials="JA">
    <w:p w14:paraId="11BF9934" w14:textId="651BB53A" w:rsidR="00B650A7" w:rsidRDefault="00B650A7">
      <w:pPr>
        <w:pStyle w:val="CommentText"/>
      </w:pPr>
      <w:r>
        <w:rPr>
          <w:rStyle w:val="CommentReference"/>
        </w:rPr>
        <w:annotationRef/>
      </w:r>
      <w:r>
        <w:t>I’m not understanding the point you are trying to make here. What does the difference between bloom times have to do with the difference between average temps? And how do we know that extreme temperatures have an impact on blooming time? The causal connection is not clear to me,</w:t>
      </w:r>
    </w:p>
  </w:comment>
  <w:comment w:id="413" w:author="J A" w:date="2022-03-10T12:07:00Z" w:initials="JA">
    <w:p w14:paraId="6B419F71" w14:textId="6D24A533" w:rsidR="00B650A7" w:rsidRDefault="00B650A7">
      <w:pPr>
        <w:pStyle w:val="CommentText"/>
      </w:pPr>
      <w:r>
        <w:rPr>
          <w:rStyle w:val="CommentReference"/>
        </w:rPr>
        <w:annotationRef/>
      </w:r>
      <w:r>
        <w:t>Too colloquial. Does not fit in with tone of the rest of the report. But even in colloquial language, “visualize” should be “visualized” (i.e. incorrect use of tense).</w:t>
      </w:r>
    </w:p>
  </w:comment>
  <w:comment w:id="425" w:author="J A" w:date="2022-03-10T12:15:00Z" w:initials="JA">
    <w:p w14:paraId="346061CD" w14:textId="440C1032" w:rsidR="00B650A7" w:rsidRDefault="00B650A7">
      <w:pPr>
        <w:pStyle w:val="CommentText"/>
      </w:pPr>
      <w:r>
        <w:rPr>
          <w:rStyle w:val="CommentReference"/>
        </w:rPr>
        <w:annotationRef/>
      </w:r>
      <w:r>
        <w:t>Is March maximum temperature TMAX_3?? Your reader is not familiar with how you labeled your variables. Looking at Figures 3-5, I can’t tell which one is March maximum temperature.</w:t>
      </w:r>
    </w:p>
  </w:comment>
  <w:comment w:id="436" w:author="J A" w:date="2022-03-10T12:18:00Z" w:initials="JA">
    <w:p w14:paraId="329BE323" w14:textId="051779F2" w:rsidR="00B650A7" w:rsidRDefault="00B650A7">
      <w:pPr>
        <w:pStyle w:val="CommentText"/>
      </w:pPr>
      <w:r>
        <w:rPr>
          <w:rStyle w:val="CommentReference"/>
        </w:rPr>
        <w:annotationRef/>
      </w:r>
      <w:r>
        <w:t>Again, is this TMAX_12??</w:t>
      </w:r>
    </w:p>
  </w:comment>
  <w:comment w:id="432" w:author="J A" w:date="2022-03-10T12:19:00Z" w:initials="JA">
    <w:p w14:paraId="2092D7C5" w14:textId="7F27DF7A" w:rsidR="00B650A7" w:rsidRDefault="00B650A7">
      <w:pPr>
        <w:pStyle w:val="CommentText"/>
      </w:pPr>
      <w:r>
        <w:rPr>
          <w:rStyle w:val="CommentReference"/>
        </w:rPr>
        <w:annotationRef/>
      </w:r>
      <w:r>
        <w:t>I’m not understanding why DC Dec. TMAX being positively correlated with peak bloom date being a reason why you should include DEC_TMAX in your model. Do the other two cities show a similar positive correlation? Why is it important to select variables with correlation of differing signs in your model…this method of variable selection is not clear to me. And besides, the correlation for DC (r=0.2) is a very weak correlation. What made you decide that a correlation of only 0.2 was enough to merit including this variable in your model? If you are comparing variable correlations, this suggests to me that maybe you are using canonical correlation as a means of variable selection, but it isn’t clear to me. You might want to be more specific and clear about how you are going about the method you are using for variable selection.</w:t>
      </w:r>
    </w:p>
  </w:comment>
  <w:comment w:id="448" w:author="J A" w:date="2022-03-10T12:26:00Z" w:initials="JA">
    <w:p w14:paraId="0FA37554" w14:textId="64C4C4E3" w:rsidR="00B650A7" w:rsidRDefault="00B650A7">
      <w:pPr>
        <w:pStyle w:val="CommentText"/>
      </w:pPr>
      <w:r>
        <w:rPr>
          <w:rStyle w:val="CommentReference"/>
        </w:rPr>
        <w:annotationRef/>
      </w:r>
      <w:r>
        <w:t>You were using past tense. Stick with past tense.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1097C8" w15:done="0"/>
  <w15:commentEx w15:paraId="2A4F4A83" w15:done="0"/>
  <w15:commentEx w15:paraId="1518891C" w15:done="0"/>
  <w15:commentEx w15:paraId="0FED8893" w15:done="0"/>
  <w15:commentEx w15:paraId="21F8AD58" w15:done="0"/>
  <w15:commentEx w15:paraId="15D93E76" w15:done="0"/>
  <w15:commentEx w15:paraId="429DCCE2" w15:done="0"/>
  <w15:commentEx w15:paraId="35AC6D85" w15:done="0"/>
  <w15:commentEx w15:paraId="628BFFF7" w15:done="0"/>
  <w15:commentEx w15:paraId="55350E34" w15:done="0"/>
  <w15:commentEx w15:paraId="0B08D3C9" w15:done="0"/>
  <w15:commentEx w15:paraId="40A7A8B0" w15:done="0"/>
  <w15:commentEx w15:paraId="23503E3D" w15:done="0"/>
  <w15:commentEx w15:paraId="7E68CAAF" w15:done="0"/>
  <w15:commentEx w15:paraId="2022E8D6" w15:done="0"/>
  <w15:commentEx w15:paraId="627EEB5D" w15:done="0"/>
  <w15:commentEx w15:paraId="7EA919C0" w15:done="0"/>
  <w15:commentEx w15:paraId="26DD6027" w15:done="0"/>
  <w15:commentEx w15:paraId="1D532FC9" w15:done="0"/>
  <w15:commentEx w15:paraId="4AA0066E" w15:done="0"/>
  <w15:commentEx w15:paraId="3467C6E9" w15:done="0"/>
  <w15:commentEx w15:paraId="7A758C11" w15:done="0"/>
  <w15:commentEx w15:paraId="216AA5E4" w15:done="0"/>
  <w15:commentEx w15:paraId="616A6745" w15:done="0"/>
  <w15:commentEx w15:paraId="3D15BBF8" w15:done="0"/>
  <w15:commentEx w15:paraId="6936A603" w15:done="0"/>
  <w15:commentEx w15:paraId="49EC1D91" w15:done="0"/>
  <w15:commentEx w15:paraId="248FF074" w15:done="0"/>
  <w15:commentEx w15:paraId="1D0CB9B2" w15:done="0"/>
  <w15:commentEx w15:paraId="3E426F69" w15:done="0"/>
  <w15:commentEx w15:paraId="08B714E5" w15:done="0"/>
  <w15:commentEx w15:paraId="65719179" w15:done="0"/>
  <w15:commentEx w15:paraId="08FC9DF8" w15:done="0"/>
  <w15:commentEx w15:paraId="799C88D1" w15:done="0"/>
  <w15:commentEx w15:paraId="5D887770" w15:done="0"/>
  <w15:commentEx w15:paraId="369E06F4" w15:done="0"/>
  <w15:commentEx w15:paraId="5D1DA54D" w15:done="0"/>
  <w15:commentEx w15:paraId="5FB253E5" w15:done="0"/>
  <w15:commentEx w15:paraId="4CCF97E4" w15:done="0"/>
  <w15:commentEx w15:paraId="16DA5099" w15:done="0"/>
  <w15:commentEx w15:paraId="5DC3A931" w15:done="0"/>
  <w15:commentEx w15:paraId="66C77401" w15:done="0"/>
  <w15:commentEx w15:paraId="5C4F9D87" w15:done="0"/>
  <w15:commentEx w15:paraId="0A8A8BEB" w15:done="0"/>
  <w15:commentEx w15:paraId="3CFF541F" w15:done="0"/>
  <w15:commentEx w15:paraId="7FD507B1" w15:done="0"/>
  <w15:commentEx w15:paraId="28774DA6" w15:done="0"/>
  <w15:commentEx w15:paraId="76C55BC0" w15:done="0"/>
  <w15:commentEx w15:paraId="55D67972" w15:done="0"/>
  <w15:commentEx w15:paraId="724EA770" w15:done="0"/>
  <w15:commentEx w15:paraId="48B6542B" w15:done="0"/>
  <w15:commentEx w15:paraId="614300D4" w15:done="0"/>
  <w15:commentEx w15:paraId="58A27082" w15:done="0"/>
  <w15:commentEx w15:paraId="74522923" w15:done="0"/>
  <w15:commentEx w15:paraId="0C0657BA" w15:done="0"/>
  <w15:commentEx w15:paraId="5C46B710" w15:done="0"/>
  <w15:commentEx w15:paraId="2A1AB94C" w15:done="0"/>
  <w15:commentEx w15:paraId="11B76CE6" w15:done="0"/>
  <w15:commentEx w15:paraId="11BF9934" w15:done="0"/>
  <w15:commentEx w15:paraId="6B419F71" w15:done="0"/>
  <w15:commentEx w15:paraId="346061CD" w15:done="0"/>
  <w15:commentEx w15:paraId="329BE323" w15:done="0"/>
  <w15:commentEx w15:paraId="2092D7C5" w15:done="0"/>
  <w15:commentEx w15:paraId="0FA375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3A09D" w16cex:dateUtc="2022-03-10T02:54:00Z"/>
  <w16cex:commentExtensible w16cex:durableId="25D39FD3" w16cex:dateUtc="2022-03-10T02:51:00Z"/>
  <w16cex:commentExtensible w16cex:durableId="25D3AA5C" w16cex:dateUtc="2022-03-10T03:36:00Z"/>
  <w16cex:commentExtensible w16cex:durableId="25D3AC3F" w16cex:dateUtc="2022-03-10T03:44:00Z"/>
  <w16cex:commentExtensible w16cex:durableId="25D3A166" w16cex:dateUtc="2022-03-10T02:57:00Z"/>
  <w16cex:commentExtensible w16cex:durableId="25D39F00" w16cex:dateUtc="2022-03-10T02:47:00Z"/>
  <w16cex:commentExtensible w16cex:durableId="25D3A1BC" w16cex:dateUtc="2022-03-10T02:59:00Z"/>
  <w16cex:commentExtensible w16cex:durableId="25D3A23C" w16cex:dateUtc="2022-03-10T03:01:00Z"/>
  <w16cex:commentExtensible w16cex:durableId="25D3A807" w16cex:dateUtc="2022-03-10T03:26:00Z"/>
  <w16cex:commentExtensible w16cex:durableId="25D3A8B5" w16cex:dateUtc="2022-03-10T03:29:00Z"/>
  <w16cex:commentExtensible w16cex:durableId="25D3BBF1" w16cex:dateUtc="2022-03-10T04:51:00Z"/>
  <w16cex:commentExtensible w16cex:durableId="25D3A9C9" w16cex:dateUtc="2022-03-10T03:33:00Z"/>
  <w16cex:commentExtensible w16cex:durableId="25D3B184" w16cex:dateUtc="2022-03-10T04:06:00Z"/>
  <w16cex:commentExtensible w16cex:durableId="25D3AB6B" w16cex:dateUtc="2022-03-10T03:40:00Z"/>
  <w16cex:commentExtensible w16cex:durableId="25D3AEA8" w16cex:dateUtc="2022-03-10T03:54:00Z"/>
  <w16cex:commentExtensible w16cex:durableId="25D3AB95" w16cex:dateUtc="2022-03-10T03:41:00Z"/>
  <w16cex:commentExtensible w16cex:durableId="25D3AE0E" w16cex:dateUtc="2022-03-10T03:51:00Z"/>
  <w16cex:commentExtensible w16cex:durableId="25D3B238" w16cex:dateUtc="2022-03-10T04:09:00Z"/>
  <w16cex:commentExtensible w16cex:durableId="25D3B515" w16cex:dateUtc="2022-03-10T04:21:00Z"/>
  <w16cex:commentExtensible w16cex:durableId="25D3BC6B" w16cex:dateUtc="2022-03-10T04:53:00Z"/>
  <w16cex:commentExtensible w16cex:durableId="25D3C0FE" w16cex:dateUtc="2022-03-10T05:12:00Z"/>
  <w16cex:commentExtensible w16cex:durableId="25D3BE15" w16cex:dateUtc="2022-03-10T05:00:00Z"/>
  <w16cex:commentExtensible w16cex:durableId="25D444FB" w16cex:dateUtc="2022-03-10T14:35:00Z"/>
  <w16cex:commentExtensible w16cex:durableId="25D3C1F4" w16cex:dateUtc="2022-03-10T05:16:00Z"/>
  <w16cex:commentExtensible w16cex:durableId="25D3C3C9" w16cex:dateUtc="2022-03-10T05:24:00Z"/>
  <w16cex:commentExtensible w16cex:durableId="25D3C288" w16cex:dateUtc="2022-03-10T05:19:00Z"/>
  <w16cex:commentExtensible w16cex:durableId="25D3C44B" w16cex:dateUtc="2022-03-10T05:26:00Z"/>
  <w16cex:commentExtensible w16cex:durableId="25D446B4" w16cex:dateUtc="2022-03-10T14:43:00Z"/>
  <w16cex:commentExtensible w16cex:durableId="25D3C4D6" w16cex:dateUtc="2022-03-10T05:29:00Z"/>
  <w16cex:commentExtensible w16cex:durableId="25D4492D" w16cex:dateUtc="2022-03-10T14:53:00Z"/>
  <w16cex:commentExtensible w16cex:durableId="25D44B73" w16cex:dateUtc="2022-03-10T15:03:00Z"/>
  <w16cex:commentExtensible w16cex:durableId="25D44E6F" w16cex:dateUtc="2022-03-10T15:16:00Z"/>
  <w16cex:commentExtensible w16cex:durableId="25D45033" w16cex:dateUtc="2022-03-10T15:23:00Z"/>
  <w16cex:commentExtensible w16cex:durableId="25D452EC" w16cex:dateUtc="2022-03-10T15:35:00Z"/>
  <w16cex:commentExtensible w16cex:durableId="25D4529A" w16cex:dateUtc="2022-03-10T15:34:00Z"/>
  <w16cex:commentExtensible w16cex:durableId="25D455E8" w16cex:dateUtc="2022-03-10T15:48:00Z"/>
  <w16cex:commentExtensible w16cex:durableId="25D45890" w16cex:dateUtc="2022-03-10T15:59:00Z"/>
  <w16cex:commentExtensible w16cex:durableId="25D459E4" w16cex:dateUtc="2022-03-10T16:05:00Z"/>
  <w16cex:commentExtensible w16cex:durableId="25D45C13" w16cex:dateUtc="2022-03-10T16:14:00Z"/>
  <w16cex:commentExtensible w16cex:durableId="25D45A7C" w16cex:dateUtc="2022-03-10T16:07:00Z"/>
  <w16cex:commentExtensible w16cex:durableId="25D45B34" w16cex:dateUtc="2022-03-10T16:10:00Z"/>
  <w16cex:commentExtensible w16cex:durableId="25D45CDD" w16cex:dateUtc="2022-03-10T16:17:00Z"/>
  <w16cex:commentExtensible w16cex:durableId="25D45C93" w16cex:dateUtc="2022-03-10T16:16:00Z"/>
  <w16cex:commentExtensible w16cex:durableId="25D45D59" w16cex:dateUtc="2022-03-10T16:19:00Z"/>
  <w16cex:commentExtensible w16cex:durableId="25D45E53" w16cex:dateUtc="2022-03-10T16:24:00Z"/>
  <w16cex:commentExtensible w16cex:durableId="25D45EB6" w16cex:dateUtc="2022-03-10T16:25:00Z"/>
  <w16cex:commentExtensible w16cex:durableId="25D45FE5" w16cex:dateUtc="2022-03-10T16:30:00Z"/>
  <w16cex:commentExtensible w16cex:durableId="25D46013" w16cex:dateUtc="2022-03-10T16:31:00Z"/>
  <w16cex:commentExtensible w16cex:durableId="25D460C5" w16cex:dateUtc="2022-03-10T16:34:00Z"/>
  <w16cex:commentExtensible w16cex:durableId="25D462D3" w16cex:dateUtc="2022-03-10T16:43:00Z"/>
  <w16cex:commentExtensible w16cex:durableId="25D46229" w16cex:dateUtc="2022-03-10T16:40:00Z"/>
  <w16cex:commentExtensible w16cex:durableId="25D46303" w16cex:dateUtc="2022-03-10T16:44:00Z"/>
  <w16cex:commentExtensible w16cex:durableId="25D4638E" w16cex:dateUtc="2022-03-10T16:46:00Z"/>
  <w16cex:commentExtensible w16cex:durableId="25D46412" w16cex:dateUtc="2022-03-10T16:48:00Z"/>
  <w16cex:commentExtensible w16cex:durableId="25D464D8" w16cex:dateUtc="2022-03-10T16:51:00Z"/>
  <w16cex:commentExtensible w16cex:durableId="25D4658D" w16cex:dateUtc="2022-03-10T16:54:00Z"/>
  <w16cex:commentExtensible w16cex:durableId="25D46629" w16cex:dateUtc="2022-03-10T16:57:00Z"/>
  <w16cex:commentExtensible w16cex:durableId="25D466AB" w16cex:dateUtc="2022-03-10T16:59:00Z"/>
  <w16cex:commentExtensible w16cex:durableId="25D4679D" w16cex:dateUtc="2022-03-10T17:03:00Z"/>
  <w16cex:commentExtensible w16cex:durableId="25D4689D" w16cex:dateUtc="2022-03-10T17:07:00Z"/>
  <w16cex:commentExtensible w16cex:durableId="25D46A56" w16cex:dateUtc="2022-03-10T17:15:00Z"/>
  <w16cex:commentExtensible w16cex:durableId="25D46B19" w16cex:dateUtc="2022-03-10T17:18:00Z"/>
  <w16cex:commentExtensible w16cex:durableId="25D46B53" w16cex:dateUtc="2022-03-10T17:19:00Z"/>
  <w16cex:commentExtensible w16cex:durableId="25D46CEF" w16cex:dateUtc="2022-03-10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1097C8" w16cid:durableId="25D3A09D"/>
  <w16cid:commentId w16cid:paraId="2A4F4A83" w16cid:durableId="25D39FD3"/>
  <w16cid:commentId w16cid:paraId="1518891C" w16cid:durableId="25D3AA5C"/>
  <w16cid:commentId w16cid:paraId="0FED8893" w16cid:durableId="25D3AC3F"/>
  <w16cid:commentId w16cid:paraId="21F8AD58" w16cid:durableId="25D3A166"/>
  <w16cid:commentId w16cid:paraId="15D93E76" w16cid:durableId="25D39F00"/>
  <w16cid:commentId w16cid:paraId="429DCCE2" w16cid:durableId="25D3A1BC"/>
  <w16cid:commentId w16cid:paraId="35AC6D85" w16cid:durableId="25D3A23C"/>
  <w16cid:commentId w16cid:paraId="628BFFF7" w16cid:durableId="25D3A807"/>
  <w16cid:commentId w16cid:paraId="55350E34" w16cid:durableId="25D3A8B5"/>
  <w16cid:commentId w16cid:paraId="0B08D3C9" w16cid:durableId="25D3BBF1"/>
  <w16cid:commentId w16cid:paraId="40A7A8B0" w16cid:durableId="25D3A9C9"/>
  <w16cid:commentId w16cid:paraId="23503E3D" w16cid:durableId="25D3B184"/>
  <w16cid:commentId w16cid:paraId="7E68CAAF" w16cid:durableId="25D3AB6B"/>
  <w16cid:commentId w16cid:paraId="2022E8D6" w16cid:durableId="25D3AEA8"/>
  <w16cid:commentId w16cid:paraId="627EEB5D" w16cid:durableId="25D3AB95"/>
  <w16cid:commentId w16cid:paraId="7EA919C0" w16cid:durableId="25D3AE0E"/>
  <w16cid:commentId w16cid:paraId="26DD6027" w16cid:durableId="25D3B238"/>
  <w16cid:commentId w16cid:paraId="1D532FC9" w16cid:durableId="25D3B515"/>
  <w16cid:commentId w16cid:paraId="4AA0066E" w16cid:durableId="25D3BC6B"/>
  <w16cid:commentId w16cid:paraId="3467C6E9" w16cid:durableId="25D3C0FE"/>
  <w16cid:commentId w16cid:paraId="7A758C11" w16cid:durableId="25D3BE15"/>
  <w16cid:commentId w16cid:paraId="216AA5E4" w16cid:durableId="25D444FB"/>
  <w16cid:commentId w16cid:paraId="616A6745" w16cid:durableId="25D3C1F4"/>
  <w16cid:commentId w16cid:paraId="3D15BBF8" w16cid:durableId="25D3C3C9"/>
  <w16cid:commentId w16cid:paraId="6936A603" w16cid:durableId="25D3C288"/>
  <w16cid:commentId w16cid:paraId="49EC1D91" w16cid:durableId="25D3C44B"/>
  <w16cid:commentId w16cid:paraId="248FF074" w16cid:durableId="25D446B4"/>
  <w16cid:commentId w16cid:paraId="1D0CB9B2" w16cid:durableId="25D3C4D6"/>
  <w16cid:commentId w16cid:paraId="3E426F69" w16cid:durableId="25D4492D"/>
  <w16cid:commentId w16cid:paraId="08B714E5" w16cid:durableId="25D44B73"/>
  <w16cid:commentId w16cid:paraId="65719179" w16cid:durableId="25D44E6F"/>
  <w16cid:commentId w16cid:paraId="08FC9DF8" w16cid:durableId="25D45033"/>
  <w16cid:commentId w16cid:paraId="799C88D1" w16cid:durableId="25D452EC"/>
  <w16cid:commentId w16cid:paraId="5D887770" w16cid:durableId="25D4529A"/>
  <w16cid:commentId w16cid:paraId="369E06F4" w16cid:durableId="25D455E8"/>
  <w16cid:commentId w16cid:paraId="5D1DA54D" w16cid:durableId="25D45890"/>
  <w16cid:commentId w16cid:paraId="5FB253E5" w16cid:durableId="25D459E4"/>
  <w16cid:commentId w16cid:paraId="4CCF97E4" w16cid:durableId="25D45C13"/>
  <w16cid:commentId w16cid:paraId="16DA5099" w16cid:durableId="25D45A7C"/>
  <w16cid:commentId w16cid:paraId="5DC3A931" w16cid:durableId="25D45B34"/>
  <w16cid:commentId w16cid:paraId="66C77401" w16cid:durableId="25D45CDD"/>
  <w16cid:commentId w16cid:paraId="5C4F9D87" w16cid:durableId="25D45C93"/>
  <w16cid:commentId w16cid:paraId="0A8A8BEB" w16cid:durableId="25D45D59"/>
  <w16cid:commentId w16cid:paraId="3CFF541F" w16cid:durableId="25D45E53"/>
  <w16cid:commentId w16cid:paraId="7FD507B1" w16cid:durableId="25D45EB6"/>
  <w16cid:commentId w16cid:paraId="28774DA6" w16cid:durableId="25D45FE5"/>
  <w16cid:commentId w16cid:paraId="76C55BC0" w16cid:durableId="25D46013"/>
  <w16cid:commentId w16cid:paraId="55D67972" w16cid:durableId="25D460C5"/>
  <w16cid:commentId w16cid:paraId="724EA770" w16cid:durableId="25D462D3"/>
  <w16cid:commentId w16cid:paraId="48B6542B" w16cid:durableId="25D46229"/>
  <w16cid:commentId w16cid:paraId="614300D4" w16cid:durableId="25D46303"/>
  <w16cid:commentId w16cid:paraId="58A27082" w16cid:durableId="25D4638E"/>
  <w16cid:commentId w16cid:paraId="74522923" w16cid:durableId="25D46412"/>
  <w16cid:commentId w16cid:paraId="0C0657BA" w16cid:durableId="25D464D8"/>
  <w16cid:commentId w16cid:paraId="5C46B710" w16cid:durableId="25D4658D"/>
  <w16cid:commentId w16cid:paraId="2A1AB94C" w16cid:durableId="25D46629"/>
  <w16cid:commentId w16cid:paraId="11B76CE6" w16cid:durableId="25D466AB"/>
  <w16cid:commentId w16cid:paraId="11BF9934" w16cid:durableId="25D4679D"/>
  <w16cid:commentId w16cid:paraId="6B419F71" w16cid:durableId="25D4689D"/>
  <w16cid:commentId w16cid:paraId="346061CD" w16cid:durableId="25D46A56"/>
  <w16cid:commentId w16cid:paraId="329BE323" w16cid:durableId="25D46B19"/>
  <w16cid:commentId w16cid:paraId="2092D7C5" w16cid:durableId="25D46B53"/>
  <w16cid:commentId w16cid:paraId="0FA37554" w16cid:durableId="25D46CE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F32C5"/>
    <w:multiLevelType w:val="hybridMultilevel"/>
    <w:tmpl w:val="C2C48188"/>
    <w:lvl w:ilvl="0" w:tplc="C666CC84">
      <w:start w:val="1"/>
      <w:numFmt w:val="lowerLetter"/>
      <w:lvlText w:val="(%1)"/>
      <w:lvlJc w:val="left"/>
      <w:pPr>
        <w:ind w:left="100" w:hanging="300"/>
        <w:jc w:val="left"/>
      </w:pPr>
      <w:rPr>
        <w:rFonts w:ascii="Times New Roman" w:eastAsia="Times New Roman" w:hAnsi="Times New Roman" w:cs="Times New Roman" w:hint="default"/>
        <w:b w:val="0"/>
        <w:bCs w:val="0"/>
        <w:i w:val="0"/>
        <w:iCs w:val="0"/>
        <w:spacing w:val="-1"/>
        <w:w w:val="100"/>
        <w:sz w:val="22"/>
        <w:szCs w:val="22"/>
      </w:rPr>
    </w:lvl>
    <w:lvl w:ilvl="1" w:tplc="8A0A055E">
      <w:numFmt w:val="bullet"/>
      <w:lvlText w:val="•"/>
      <w:lvlJc w:val="left"/>
      <w:pPr>
        <w:ind w:left="1176" w:hanging="300"/>
      </w:pPr>
      <w:rPr>
        <w:rFonts w:hint="default"/>
      </w:rPr>
    </w:lvl>
    <w:lvl w:ilvl="2" w:tplc="5A328908">
      <w:numFmt w:val="bullet"/>
      <w:lvlText w:val="•"/>
      <w:lvlJc w:val="left"/>
      <w:pPr>
        <w:ind w:left="2252" w:hanging="300"/>
      </w:pPr>
      <w:rPr>
        <w:rFonts w:hint="default"/>
      </w:rPr>
    </w:lvl>
    <w:lvl w:ilvl="3" w:tplc="64F47D82">
      <w:numFmt w:val="bullet"/>
      <w:lvlText w:val="•"/>
      <w:lvlJc w:val="left"/>
      <w:pPr>
        <w:ind w:left="3328" w:hanging="300"/>
      </w:pPr>
      <w:rPr>
        <w:rFonts w:hint="default"/>
      </w:rPr>
    </w:lvl>
    <w:lvl w:ilvl="4" w:tplc="779C137E">
      <w:numFmt w:val="bullet"/>
      <w:lvlText w:val="•"/>
      <w:lvlJc w:val="left"/>
      <w:pPr>
        <w:ind w:left="4404" w:hanging="300"/>
      </w:pPr>
      <w:rPr>
        <w:rFonts w:hint="default"/>
      </w:rPr>
    </w:lvl>
    <w:lvl w:ilvl="5" w:tplc="12161DFA">
      <w:numFmt w:val="bullet"/>
      <w:lvlText w:val="•"/>
      <w:lvlJc w:val="left"/>
      <w:pPr>
        <w:ind w:left="5480" w:hanging="300"/>
      </w:pPr>
      <w:rPr>
        <w:rFonts w:hint="default"/>
      </w:rPr>
    </w:lvl>
    <w:lvl w:ilvl="6" w:tplc="482EA488">
      <w:numFmt w:val="bullet"/>
      <w:lvlText w:val="•"/>
      <w:lvlJc w:val="left"/>
      <w:pPr>
        <w:ind w:left="6556" w:hanging="300"/>
      </w:pPr>
      <w:rPr>
        <w:rFonts w:hint="default"/>
      </w:rPr>
    </w:lvl>
    <w:lvl w:ilvl="7" w:tplc="66149D2E">
      <w:numFmt w:val="bullet"/>
      <w:lvlText w:val="•"/>
      <w:lvlJc w:val="left"/>
      <w:pPr>
        <w:ind w:left="7632" w:hanging="300"/>
      </w:pPr>
      <w:rPr>
        <w:rFonts w:hint="default"/>
      </w:rPr>
    </w:lvl>
    <w:lvl w:ilvl="8" w:tplc="9B244AF0">
      <w:numFmt w:val="bullet"/>
      <w:lvlText w:val="•"/>
      <w:lvlJc w:val="left"/>
      <w:pPr>
        <w:ind w:left="8708" w:hanging="30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 A">
    <w15:presenceInfo w15:providerId="Windows Live" w15:userId="bb4f51eb6285f2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735F8"/>
    <w:rsid w:val="00085729"/>
    <w:rsid w:val="003735F8"/>
    <w:rsid w:val="004E0E58"/>
    <w:rsid w:val="00571E05"/>
    <w:rsid w:val="008131C0"/>
    <w:rsid w:val="00B65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F87EB"/>
  <w15:docId w15:val="{AD1245A5-1B72-4C62-B455-C1078B8D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3"/>
      <w:ind w:left="274"/>
    </w:pPr>
    <w:rPr>
      <w:b/>
      <w:bCs/>
      <w:sz w:val="32"/>
      <w:szCs w:val="32"/>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pPr>
      <w:spacing w:before="62"/>
      <w:jc w:val="right"/>
    </w:pPr>
    <w:rPr>
      <w:rFonts w:ascii="Arial" w:eastAsia="Arial" w:hAnsi="Arial" w:cs="Arial"/>
    </w:rPr>
  </w:style>
  <w:style w:type="character" w:styleId="CommentReference">
    <w:name w:val="annotation reference"/>
    <w:basedOn w:val="DefaultParagraphFont"/>
    <w:uiPriority w:val="99"/>
    <w:semiHidden/>
    <w:unhideWhenUsed/>
    <w:rsid w:val="00085729"/>
    <w:rPr>
      <w:sz w:val="16"/>
      <w:szCs w:val="16"/>
    </w:rPr>
  </w:style>
  <w:style w:type="paragraph" w:styleId="CommentText">
    <w:name w:val="annotation text"/>
    <w:basedOn w:val="Normal"/>
    <w:link w:val="CommentTextChar"/>
    <w:uiPriority w:val="99"/>
    <w:semiHidden/>
    <w:unhideWhenUsed/>
    <w:rsid w:val="00085729"/>
    <w:rPr>
      <w:sz w:val="20"/>
      <w:szCs w:val="20"/>
    </w:rPr>
  </w:style>
  <w:style w:type="character" w:customStyle="1" w:styleId="CommentTextChar">
    <w:name w:val="Comment Text Char"/>
    <w:basedOn w:val="DefaultParagraphFont"/>
    <w:link w:val="CommentText"/>
    <w:uiPriority w:val="99"/>
    <w:semiHidden/>
    <w:rsid w:val="0008572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85729"/>
    <w:rPr>
      <w:b/>
      <w:bCs/>
    </w:rPr>
  </w:style>
  <w:style w:type="character" w:customStyle="1" w:styleId="CommentSubjectChar">
    <w:name w:val="Comment Subject Char"/>
    <w:basedOn w:val="CommentTextChar"/>
    <w:link w:val="CommentSubject"/>
    <w:uiPriority w:val="99"/>
    <w:semiHidden/>
    <w:rsid w:val="00085729"/>
    <w:rPr>
      <w:rFonts w:ascii="Times New Roman" w:eastAsia="Times New Roman" w:hAnsi="Times New Roman" w:cs="Times New Roman"/>
      <w:b/>
      <w:bCs/>
      <w:sz w:val="20"/>
      <w:szCs w:val="20"/>
    </w:rPr>
  </w:style>
  <w:style w:type="paragraph" w:styleId="Revision">
    <w:name w:val="Revision"/>
    <w:hidden/>
    <w:uiPriority w:val="99"/>
    <w:semiHidden/>
    <w:rsid w:val="00085729"/>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34"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investopedia.com/terms/a/autoregressive-integrated-moving-average-arima.asp" TargetMode="Externa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comments" Target="commen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www.noaa.gov/)"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www.noaa.gov/)"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962</TotalTime>
  <Pages>17</Pages>
  <Words>4199</Words>
  <Characters>23937</Characters>
  <Application>Microsoft Office Word</Application>
  <DocSecurity>0</DocSecurity>
  <Lines>199</Lines>
  <Paragraphs>56</Paragraphs>
  <ScaleCrop>false</ScaleCrop>
  <Company/>
  <LinksUpToDate>false</LinksUpToDate>
  <CharactersWithSpaces>28080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Tanya Hsu</dc:creator>
  <cp:lastModifiedBy>J A</cp:lastModifiedBy>
  <cp:revision>6</cp:revision>
  <dcterms:created xsi:type="dcterms:W3CDTF">2022-03-10T01:26:00Z</dcterms:created>
  <dcterms:modified xsi:type="dcterms:W3CDTF">2022-03-10T17:31:00Z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2022-03-09T00:00:00Z</vt:filetime>
  </property>
  <property fmtid="{D5CDD505-2E9C-101B-9397-08002B2CF9AE}" pid="3" name="Creator">
    <vt:lpwstr>Word</vt:lpwstr>
  </property>
  <property fmtid="{D5CDD505-2E9C-101B-9397-08002B2CF9AE}" pid="4" name="LastSaved">
    <vt:filetime>2022-03-10T00:00:00Z</vt:filetime>
  </property>
</Properties>
</file>